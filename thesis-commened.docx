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7A45C" w14:textId="77777777" w:rsidR="008D3C17" w:rsidRPr="00957FFE" w:rsidRDefault="00000000">
      <w:pPr>
        <w:pStyle w:val="FirstParagraph"/>
        <w:spacing w:line="360" w:lineRule="auto"/>
        <w:jc w:val="center"/>
        <w:rPr>
          <w:sz w:val="40"/>
          <w:szCs w:val="40"/>
        </w:rPr>
        <w:pPrChange w:id="0" w:author="Accreditation" w:date="2026-05-20T15:39:00Z" w16du:dateUtc="2026-05-20T12:39:00Z">
          <w:pPr>
            <w:pStyle w:val="FirstParagraph"/>
            <w:jc w:val="center"/>
          </w:pPr>
        </w:pPrChange>
      </w:pPr>
      <w:r w:rsidRPr="00957FFE">
        <w:rPr>
          <w:b/>
          <w:bCs/>
          <w:sz w:val="40"/>
          <w:szCs w:val="40"/>
        </w:rPr>
        <w:t>Addis Ababa University</w:t>
      </w:r>
    </w:p>
    <w:p w14:paraId="0F4944C0" w14:textId="6CAB49A3" w:rsidR="008D3C17" w:rsidRPr="00957FFE" w:rsidRDefault="00000000">
      <w:pPr>
        <w:pStyle w:val="BodyText"/>
        <w:spacing w:line="360" w:lineRule="auto"/>
        <w:jc w:val="center"/>
        <w:rPr>
          <w:b/>
          <w:bCs/>
          <w:sz w:val="40"/>
          <w:szCs w:val="40"/>
        </w:rPr>
        <w:pPrChange w:id="1" w:author="Accreditation" w:date="2026-05-20T15:39:00Z" w16du:dateUtc="2026-05-20T12:39:00Z">
          <w:pPr>
            <w:pStyle w:val="BodyText"/>
            <w:jc w:val="center"/>
          </w:pPr>
        </w:pPrChange>
      </w:pPr>
      <w:r w:rsidRPr="00957FFE">
        <w:rPr>
          <w:b/>
          <w:bCs/>
          <w:sz w:val="40"/>
          <w:szCs w:val="40"/>
        </w:rPr>
        <w:t>College of Natural</w:t>
      </w:r>
      <w:r w:rsidR="00957FFE" w:rsidRPr="00957FFE">
        <w:rPr>
          <w:b/>
          <w:bCs/>
          <w:sz w:val="40"/>
          <w:szCs w:val="40"/>
        </w:rPr>
        <w:t xml:space="preserve"> &amp; Computational</w:t>
      </w:r>
      <w:r w:rsidRPr="00957FFE">
        <w:rPr>
          <w:b/>
          <w:bCs/>
          <w:sz w:val="40"/>
          <w:szCs w:val="40"/>
        </w:rPr>
        <w:t xml:space="preserve"> Sciences</w:t>
      </w:r>
    </w:p>
    <w:p w14:paraId="2BFBB7DB" w14:textId="636702B2" w:rsidR="00957FFE" w:rsidRPr="00957FFE" w:rsidRDefault="00957FFE">
      <w:pPr>
        <w:pStyle w:val="BodyText"/>
        <w:spacing w:line="360" w:lineRule="auto"/>
        <w:jc w:val="center"/>
        <w:rPr>
          <w:b/>
          <w:bCs/>
          <w:sz w:val="40"/>
          <w:szCs w:val="40"/>
        </w:rPr>
        <w:pPrChange w:id="2" w:author="Accreditation" w:date="2026-05-20T15:39:00Z" w16du:dateUtc="2026-05-20T12:39:00Z">
          <w:pPr>
            <w:pStyle w:val="BodyText"/>
            <w:jc w:val="center"/>
          </w:pPr>
        </w:pPrChange>
      </w:pPr>
      <w:r w:rsidRPr="00957FFE">
        <w:rPr>
          <w:b/>
          <w:bCs/>
          <w:sz w:val="40"/>
          <w:szCs w:val="40"/>
        </w:rPr>
        <w:t>Department of Computer Science</w:t>
      </w:r>
    </w:p>
    <w:p w14:paraId="591E6DD4" w14:textId="77777777" w:rsidR="00957FFE" w:rsidRPr="00957FFE" w:rsidRDefault="00957FFE">
      <w:pPr>
        <w:pStyle w:val="BodyText"/>
        <w:spacing w:line="360" w:lineRule="auto"/>
        <w:jc w:val="center"/>
        <w:rPr>
          <w:sz w:val="48"/>
          <w:szCs w:val="48"/>
        </w:rPr>
        <w:pPrChange w:id="3" w:author="Accreditation" w:date="2026-05-20T15:39:00Z" w16du:dateUtc="2026-05-20T12:39:00Z">
          <w:pPr>
            <w:pStyle w:val="BodyText"/>
            <w:jc w:val="center"/>
          </w:pPr>
        </w:pPrChange>
      </w:pPr>
    </w:p>
    <w:p w14:paraId="08DF3FD0" w14:textId="0F01826B" w:rsidR="008D3C17" w:rsidRDefault="00000000">
      <w:pPr>
        <w:pStyle w:val="Title"/>
        <w:pPrChange w:id="4" w:author="Accreditation" w:date="2026-05-20T15:47:00Z" w16du:dateUtc="2026-05-20T12:47:00Z">
          <w:pPr>
            <w:pStyle w:val="Heading1"/>
            <w:jc w:val="center"/>
          </w:pPr>
        </w:pPrChange>
      </w:pPr>
      <w:bookmarkStart w:id="5" w:name="X44e3c033fdf880def22690e14eb66645cc58b8f"/>
      <w:r>
        <w:t xml:space="preserve">Knowledge Discovery from Free Text: A BERT-Based </w:t>
      </w:r>
      <w:r w:rsidR="00957FFE">
        <w:t>approach</w:t>
      </w:r>
      <w:r>
        <w:t xml:space="preserve"> for Extracting Violent Event from African News Reports</w:t>
      </w:r>
    </w:p>
    <w:p w14:paraId="779FBBAB" w14:textId="77777777" w:rsidR="008D3C17" w:rsidRDefault="00000000">
      <w:pPr>
        <w:pStyle w:val="FirstParagraph"/>
        <w:spacing w:line="360" w:lineRule="auto"/>
        <w:pPrChange w:id="6" w:author="Accreditation" w:date="2026-05-20T15:39:00Z" w16du:dateUtc="2026-05-20T12:39:00Z">
          <w:pPr>
            <w:pStyle w:val="FirstParagraph"/>
          </w:pPr>
        </w:pPrChange>
      </w:pPr>
      <w:r>
        <w:br/>
      </w:r>
    </w:p>
    <w:p w14:paraId="45EF764C" w14:textId="77777777" w:rsidR="008D3C17" w:rsidRDefault="00000000">
      <w:pPr>
        <w:pStyle w:val="BodyText"/>
        <w:spacing w:line="360" w:lineRule="auto"/>
        <w:pPrChange w:id="7" w:author="Accreditation" w:date="2026-05-20T15:39:00Z" w16du:dateUtc="2026-05-20T12:39:00Z">
          <w:pPr>
            <w:pStyle w:val="BodyText"/>
          </w:pPr>
        </w:pPrChange>
      </w:pPr>
      <w:r>
        <w:br/>
      </w:r>
    </w:p>
    <w:p w14:paraId="0E9A2019" w14:textId="77777777" w:rsidR="008D3C17" w:rsidRDefault="00000000">
      <w:pPr>
        <w:pStyle w:val="BodyText"/>
        <w:spacing w:line="360" w:lineRule="auto"/>
        <w:jc w:val="center"/>
        <w:pPrChange w:id="8" w:author="Accreditation" w:date="2026-05-20T15:39:00Z" w16du:dateUtc="2026-05-20T12:39:00Z">
          <w:pPr>
            <w:pStyle w:val="BodyText"/>
            <w:jc w:val="center"/>
          </w:pPr>
        </w:pPrChange>
      </w:pPr>
      <w:r>
        <w:rPr>
          <w:b/>
          <w:bCs/>
        </w:rPr>
        <w:t>Binalfew Kassa Mekonnen</w:t>
      </w:r>
    </w:p>
    <w:p w14:paraId="49CE146E" w14:textId="77777777" w:rsidR="008D3C17" w:rsidRDefault="00000000">
      <w:pPr>
        <w:pStyle w:val="BodyText"/>
        <w:spacing w:line="360" w:lineRule="auto"/>
        <w:pPrChange w:id="9" w:author="Accreditation" w:date="2026-05-20T15:39:00Z" w16du:dateUtc="2026-05-20T12:39:00Z">
          <w:pPr>
            <w:pStyle w:val="BodyText"/>
          </w:pPr>
        </w:pPrChange>
      </w:pPr>
      <w:r>
        <w:br/>
      </w:r>
    </w:p>
    <w:p w14:paraId="01F2A664" w14:textId="77777777" w:rsidR="008D3C17" w:rsidRDefault="00000000">
      <w:pPr>
        <w:pStyle w:val="BodyText"/>
        <w:spacing w:line="360" w:lineRule="auto"/>
        <w:pPrChange w:id="10" w:author="Accreditation" w:date="2026-05-20T15:39:00Z" w16du:dateUtc="2026-05-20T12:39:00Z">
          <w:pPr>
            <w:pStyle w:val="BodyText"/>
          </w:pPr>
        </w:pPrChange>
      </w:pPr>
      <w:r>
        <w:br/>
      </w:r>
    </w:p>
    <w:p w14:paraId="54E6096B" w14:textId="77777777" w:rsidR="008D3C17" w:rsidRDefault="00000000">
      <w:pPr>
        <w:pStyle w:val="BodyText"/>
        <w:spacing w:line="360" w:lineRule="auto"/>
        <w:pPrChange w:id="11" w:author="Accreditation" w:date="2026-05-20T15:39:00Z" w16du:dateUtc="2026-05-20T12:39:00Z">
          <w:pPr>
            <w:pStyle w:val="BodyText"/>
          </w:pPr>
        </w:pPrChange>
      </w:pPr>
      <w:r>
        <w:br/>
      </w:r>
    </w:p>
    <w:p w14:paraId="18042578" w14:textId="77777777" w:rsidR="008D3C17" w:rsidRDefault="00000000">
      <w:pPr>
        <w:pStyle w:val="BodyText"/>
        <w:spacing w:line="360" w:lineRule="auto"/>
        <w:jc w:val="center"/>
        <w:pPrChange w:id="12" w:author="Accreditation" w:date="2026-05-20T15:39:00Z" w16du:dateUtc="2026-05-20T12:39:00Z">
          <w:pPr>
            <w:pStyle w:val="BodyText"/>
            <w:jc w:val="center"/>
          </w:pPr>
        </w:pPrChange>
      </w:pPr>
      <w:r>
        <w:t>A Thesis Submitted to the Department of Computer Science in Partial Fulfillment for the Degree of Master of Science in Computer Science</w:t>
      </w:r>
    </w:p>
    <w:p w14:paraId="721E1DAB" w14:textId="77777777" w:rsidR="008D3C17" w:rsidRDefault="00000000">
      <w:pPr>
        <w:pStyle w:val="BodyText"/>
        <w:spacing w:line="360" w:lineRule="auto"/>
        <w:jc w:val="center"/>
        <w:pPrChange w:id="13" w:author="Accreditation" w:date="2026-05-20T15:39:00Z" w16du:dateUtc="2026-05-20T12:39:00Z">
          <w:pPr>
            <w:pStyle w:val="BodyText"/>
            <w:jc w:val="center"/>
          </w:pPr>
        </w:pPrChange>
      </w:pPr>
      <w:r>
        <w:lastRenderedPageBreak/>
        <w:br/>
      </w:r>
    </w:p>
    <w:p w14:paraId="0865285A" w14:textId="77777777" w:rsidR="008D3C17" w:rsidRDefault="00000000">
      <w:pPr>
        <w:pStyle w:val="BodyText"/>
        <w:spacing w:line="360" w:lineRule="auto"/>
        <w:pPrChange w:id="14" w:author="Accreditation" w:date="2026-05-20T15:39:00Z" w16du:dateUtc="2026-05-20T12:39:00Z">
          <w:pPr>
            <w:pStyle w:val="BodyText"/>
          </w:pPr>
        </w:pPrChange>
      </w:pPr>
      <w:r>
        <w:br/>
      </w:r>
    </w:p>
    <w:p w14:paraId="2BC9C8A8" w14:textId="7199EE68" w:rsidR="008D3C17" w:rsidRDefault="008D3C17">
      <w:pPr>
        <w:pStyle w:val="BodyText"/>
        <w:spacing w:line="360" w:lineRule="auto"/>
        <w:pPrChange w:id="15" w:author="Accreditation" w:date="2026-05-20T15:39:00Z" w16du:dateUtc="2026-05-20T12:39:00Z">
          <w:pPr>
            <w:pStyle w:val="BodyText"/>
          </w:pPr>
        </w:pPrChange>
      </w:pPr>
    </w:p>
    <w:p w14:paraId="7723A534" w14:textId="77777777" w:rsidR="008D3C17" w:rsidRDefault="00000000">
      <w:pPr>
        <w:pStyle w:val="BodyText"/>
        <w:spacing w:line="360" w:lineRule="auto"/>
        <w:jc w:val="center"/>
        <w:pPrChange w:id="16" w:author="Accreditation" w:date="2026-05-20T15:39:00Z" w16du:dateUtc="2026-05-20T12:39:00Z">
          <w:pPr>
            <w:pStyle w:val="BodyText"/>
            <w:jc w:val="center"/>
          </w:pPr>
        </w:pPrChange>
      </w:pPr>
      <w:r>
        <w:t>Addis Ababa, Ethiopia</w:t>
      </w:r>
    </w:p>
    <w:p w14:paraId="1E840483" w14:textId="395BF3B6" w:rsidR="00957FFE" w:rsidRDefault="00000000">
      <w:pPr>
        <w:pStyle w:val="BodyText"/>
        <w:spacing w:line="360" w:lineRule="auto"/>
        <w:jc w:val="center"/>
        <w:rPr>
          <w:b/>
          <w:bCs/>
        </w:rPr>
        <w:pPrChange w:id="17" w:author="Accreditation" w:date="2026-05-20T15:39:00Z" w16du:dateUtc="2026-05-20T12:39:00Z">
          <w:pPr>
            <w:pStyle w:val="BodyText"/>
            <w:jc w:val="center"/>
          </w:pPr>
        </w:pPrChange>
      </w:pPr>
      <w:r>
        <w:t>May 2026</w:t>
      </w:r>
      <w:bookmarkEnd w:id="5"/>
      <w:r w:rsidR="00957FFE">
        <w:rPr>
          <w:b/>
          <w:bCs/>
        </w:rPr>
        <w:br w:type="page"/>
      </w:r>
    </w:p>
    <w:p w14:paraId="7AD92124" w14:textId="47F509C1" w:rsidR="008D3C17" w:rsidRPr="00957FFE" w:rsidRDefault="00000000">
      <w:pPr>
        <w:pStyle w:val="FirstParagraph"/>
        <w:spacing w:line="360" w:lineRule="auto"/>
        <w:jc w:val="center"/>
        <w:rPr>
          <w:b/>
          <w:bCs/>
          <w:sz w:val="40"/>
          <w:szCs w:val="40"/>
        </w:rPr>
        <w:pPrChange w:id="18" w:author="Accreditation" w:date="2026-05-20T15:39:00Z" w16du:dateUtc="2026-05-20T12:39:00Z">
          <w:pPr>
            <w:pStyle w:val="FirstParagraph"/>
            <w:jc w:val="center"/>
          </w:pPr>
        </w:pPrChange>
      </w:pPr>
      <w:r w:rsidRPr="00957FFE">
        <w:rPr>
          <w:b/>
          <w:bCs/>
          <w:sz w:val="40"/>
          <w:szCs w:val="40"/>
        </w:rPr>
        <w:lastRenderedPageBreak/>
        <w:t>Addis Ababa University</w:t>
      </w:r>
    </w:p>
    <w:p w14:paraId="76D953AB" w14:textId="31E7EE44" w:rsidR="008D3C17" w:rsidRPr="00957FFE" w:rsidRDefault="00000000">
      <w:pPr>
        <w:pStyle w:val="FirstParagraph"/>
        <w:spacing w:line="360" w:lineRule="auto"/>
        <w:jc w:val="center"/>
        <w:rPr>
          <w:b/>
          <w:bCs/>
          <w:sz w:val="40"/>
          <w:szCs w:val="40"/>
        </w:rPr>
        <w:pPrChange w:id="19" w:author="Accreditation" w:date="2026-05-20T15:39:00Z" w16du:dateUtc="2026-05-20T12:39:00Z">
          <w:pPr>
            <w:pStyle w:val="FirstParagraph"/>
            <w:jc w:val="center"/>
          </w:pPr>
        </w:pPrChange>
      </w:pPr>
      <w:r w:rsidRPr="00957FFE">
        <w:rPr>
          <w:b/>
          <w:bCs/>
          <w:sz w:val="40"/>
          <w:szCs w:val="40"/>
        </w:rPr>
        <w:t xml:space="preserve">College of Natural </w:t>
      </w:r>
      <w:r w:rsidR="00957FFE" w:rsidRPr="00957FFE">
        <w:rPr>
          <w:b/>
          <w:bCs/>
          <w:sz w:val="40"/>
          <w:szCs w:val="40"/>
        </w:rPr>
        <w:t xml:space="preserve">and Computational </w:t>
      </w:r>
      <w:r w:rsidRPr="00957FFE">
        <w:rPr>
          <w:b/>
          <w:bCs/>
          <w:sz w:val="40"/>
          <w:szCs w:val="40"/>
        </w:rPr>
        <w:t>Sciences</w:t>
      </w:r>
    </w:p>
    <w:p w14:paraId="20E5D243" w14:textId="77777777" w:rsidR="00957FFE" w:rsidRPr="00957FFE" w:rsidRDefault="00957FFE">
      <w:pPr>
        <w:pStyle w:val="FirstParagraph"/>
        <w:spacing w:line="360" w:lineRule="auto"/>
        <w:jc w:val="center"/>
        <w:rPr>
          <w:b/>
          <w:bCs/>
          <w:sz w:val="40"/>
          <w:szCs w:val="40"/>
        </w:rPr>
        <w:pPrChange w:id="20" w:author="Accreditation" w:date="2026-05-20T15:39:00Z" w16du:dateUtc="2026-05-20T12:39:00Z">
          <w:pPr>
            <w:pStyle w:val="FirstParagraph"/>
            <w:jc w:val="center"/>
          </w:pPr>
        </w:pPrChange>
      </w:pPr>
      <w:r w:rsidRPr="00957FFE">
        <w:rPr>
          <w:b/>
          <w:bCs/>
          <w:sz w:val="40"/>
          <w:szCs w:val="40"/>
        </w:rPr>
        <w:t>Department of Computer Science</w:t>
      </w:r>
    </w:p>
    <w:p w14:paraId="234B7575" w14:textId="77777777" w:rsidR="00957FFE" w:rsidRDefault="00957FFE">
      <w:pPr>
        <w:pStyle w:val="BodyText"/>
        <w:spacing w:line="360" w:lineRule="auto"/>
        <w:jc w:val="center"/>
        <w:pPrChange w:id="21" w:author="Accreditation" w:date="2026-05-20T15:39:00Z" w16du:dateUtc="2026-05-20T12:39:00Z">
          <w:pPr>
            <w:pStyle w:val="BodyText"/>
            <w:jc w:val="center"/>
          </w:pPr>
        </w:pPrChange>
      </w:pPr>
    </w:p>
    <w:p w14:paraId="0A6BAF0D" w14:textId="77777777" w:rsidR="008D3C17" w:rsidRDefault="00000000">
      <w:pPr>
        <w:pStyle w:val="BodyText"/>
        <w:spacing w:line="360" w:lineRule="auto"/>
        <w:pPrChange w:id="22" w:author="Accreditation" w:date="2026-05-20T15:39:00Z" w16du:dateUtc="2026-05-20T12:39:00Z">
          <w:pPr>
            <w:pStyle w:val="BodyText"/>
          </w:pPr>
        </w:pPrChange>
      </w:pPr>
      <w:r>
        <w:rPr>
          <w:b/>
          <w:bCs/>
        </w:rPr>
        <w:t>Binalfew Kassa Mekonnen</w:t>
      </w:r>
    </w:p>
    <w:p w14:paraId="602736CD" w14:textId="77777777" w:rsidR="008D3C17" w:rsidRDefault="00000000">
      <w:pPr>
        <w:pStyle w:val="BodyText"/>
        <w:spacing w:line="360" w:lineRule="auto"/>
        <w:pPrChange w:id="23" w:author="Accreditation" w:date="2026-05-20T15:39:00Z" w16du:dateUtc="2026-05-20T12:39:00Z">
          <w:pPr>
            <w:pStyle w:val="BodyText"/>
          </w:pPr>
        </w:pPrChange>
      </w:pPr>
      <w:r>
        <w:rPr>
          <w:b/>
          <w:bCs/>
        </w:rPr>
        <w:t>Advisor:</w:t>
      </w:r>
      <w:r>
        <w:t xml:space="preserve"> Fekade Getrahun (PhD)</w:t>
      </w:r>
    </w:p>
    <w:p w14:paraId="47C9EDE3" w14:textId="77777777" w:rsidR="00957FFE" w:rsidRDefault="00957FFE">
      <w:pPr>
        <w:pStyle w:val="BodyText"/>
        <w:spacing w:line="360" w:lineRule="auto"/>
        <w:pPrChange w:id="24" w:author="Accreditation" w:date="2026-05-20T15:39:00Z" w16du:dateUtc="2026-05-20T12:39:00Z">
          <w:pPr>
            <w:pStyle w:val="BodyText"/>
          </w:pPr>
        </w:pPrChange>
      </w:pPr>
    </w:p>
    <w:p w14:paraId="5B6E2F56" w14:textId="77777777" w:rsidR="008D3C17" w:rsidRDefault="00000000">
      <w:pPr>
        <w:pStyle w:val="BodyText"/>
        <w:spacing w:line="360" w:lineRule="auto"/>
        <w:pPrChange w:id="25" w:author="Accreditation" w:date="2026-05-20T15:39:00Z" w16du:dateUtc="2026-05-20T12:39:00Z">
          <w:pPr>
            <w:pStyle w:val="BodyText"/>
          </w:pPr>
        </w:pPrChange>
      </w:pPr>
      <w:r>
        <w:t xml:space="preserve">This is to certify that the thesis prepared by Binalfew Kassa Mekonnen, titled: </w:t>
      </w:r>
      <w:r>
        <w:rPr>
          <w:i/>
          <w:iCs/>
        </w:rPr>
        <w:t>Knowledge Discovery from Free Text: A BERT-Based System for Extracting Violent Event Information from African News Reports</w:t>
      </w:r>
      <w:r>
        <w:t xml:space="preserve"> and submitted in partial fulfillment of the requirements for the Degree of Master of Science in Computer Science complies with the regulations of the University and meets the accepted standards with respect to originality and quality.</w:t>
      </w:r>
    </w:p>
    <w:p w14:paraId="2D1AE06B" w14:textId="77777777" w:rsidR="008D3C17" w:rsidRDefault="00000000">
      <w:pPr>
        <w:pStyle w:val="BodyText"/>
        <w:spacing w:line="360" w:lineRule="auto"/>
        <w:pPrChange w:id="26" w:author="Accreditation" w:date="2026-05-20T15:39:00Z" w16du:dateUtc="2026-05-20T12:39:00Z">
          <w:pPr>
            <w:pStyle w:val="BodyText"/>
          </w:pPr>
        </w:pPrChange>
      </w:pPr>
      <w:r>
        <w:br/>
      </w:r>
    </w:p>
    <w:p w14:paraId="7B202B1B" w14:textId="77777777" w:rsidR="008D3C17" w:rsidRDefault="00000000">
      <w:pPr>
        <w:pStyle w:val="BodyText"/>
        <w:spacing w:line="360" w:lineRule="auto"/>
        <w:pPrChange w:id="27" w:author="Accreditation" w:date="2026-05-20T15:39:00Z" w16du:dateUtc="2026-05-20T12:39:00Z">
          <w:pPr>
            <w:pStyle w:val="BodyText"/>
          </w:pPr>
        </w:pPrChange>
      </w:pPr>
      <w:r>
        <w:t>Signed by the Examining Committee:</w:t>
      </w:r>
    </w:p>
    <w:tbl>
      <w:tblPr>
        <w:tblStyle w:val="Table"/>
        <w:tblW w:w="0" w:type="auto"/>
        <w:tblLook w:val="0020" w:firstRow="1" w:lastRow="0" w:firstColumn="0" w:lastColumn="0" w:noHBand="0" w:noVBand="0"/>
      </w:tblPr>
      <w:tblGrid>
        <w:gridCol w:w="4929"/>
        <w:gridCol w:w="2389"/>
        <w:gridCol w:w="2042"/>
      </w:tblGrid>
      <w:tr w:rsidR="008D3C17" w14:paraId="289F6818" w14:textId="77777777" w:rsidTr="00957FFE">
        <w:trPr>
          <w:cnfStyle w:val="100000000000" w:firstRow="1" w:lastRow="0" w:firstColumn="0" w:lastColumn="0" w:oddVBand="0" w:evenVBand="0" w:oddHBand="0" w:evenHBand="0" w:firstRowFirstColumn="0" w:firstRowLastColumn="0" w:lastRowFirstColumn="0" w:lastRowLastColumn="0"/>
          <w:tblHeader/>
        </w:trPr>
        <w:tc>
          <w:tcPr>
            <w:tcW w:w="5058" w:type="dxa"/>
          </w:tcPr>
          <w:p w14:paraId="1C229A87" w14:textId="77777777" w:rsidR="008D3C17" w:rsidRDefault="00000000" w:rsidP="005A008E">
            <w:pPr>
              <w:pStyle w:val="Compact"/>
              <w:spacing w:line="360" w:lineRule="auto"/>
            </w:pPr>
            <w:r>
              <w:t>Name</w:t>
            </w:r>
          </w:p>
        </w:tc>
        <w:tc>
          <w:tcPr>
            <w:tcW w:w="2430" w:type="dxa"/>
          </w:tcPr>
          <w:p w14:paraId="768F0049" w14:textId="77777777" w:rsidR="008D3C17" w:rsidRDefault="00000000" w:rsidP="005A008E">
            <w:pPr>
              <w:pStyle w:val="Compact"/>
              <w:spacing w:line="360" w:lineRule="auto"/>
            </w:pPr>
            <w:r>
              <w:t>Signature</w:t>
            </w:r>
          </w:p>
        </w:tc>
        <w:tc>
          <w:tcPr>
            <w:tcW w:w="2088" w:type="dxa"/>
          </w:tcPr>
          <w:p w14:paraId="670AE927" w14:textId="77777777" w:rsidR="008D3C17" w:rsidRDefault="00000000" w:rsidP="005A008E">
            <w:pPr>
              <w:pStyle w:val="Compact"/>
              <w:spacing w:line="360" w:lineRule="auto"/>
            </w:pPr>
            <w:r>
              <w:t>Date</w:t>
            </w:r>
          </w:p>
        </w:tc>
      </w:tr>
      <w:tr w:rsidR="008D3C17" w14:paraId="5EEBF576" w14:textId="77777777" w:rsidTr="00957FFE">
        <w:tc>
          <w:tcPr>
            <w:tcW w:w="5058" w:type="dxa"/>
          </w:tcPr>
          <w:p w14:paraId="06691BEA" w14:textId="77777777" w:rsidR="008D3C17" w:rsidRDefault="00000000" w:rsidP="005A008E">
            <w:pPr>
              <w:pStyle w:val="Compact"/>
              <w:spacing w:line="360" w:lineRule="auto"/>
            </w:pPr>
            <w:r>
              <w:t>Advisor:</w:t>
            </w:r>
          </w:p>
        </w:tc>
        <w:tc>
          <w:tcPr>
            <w:tcW w:w="2430" w:type="dxa"/>
          </w:tcPr>
          <w:p w14:paraId="0960A685" w14:textId="77777777" w:rsidR="008D3C17" w:rsidRDefault="008D3C17" w:rsidP="005A008E">
            <w:pPr>
              <w:pStyle w:val="Compact"/>
              <w:spacing w:line="360" w:lineRule="auto"/>
            </w:pPr>
          </w:p>
        </w:tc>
        <w:tc>
          <w:tcPr>
            <w:tcW w:w="2088" w:type="dxa"/>
          </w:tcPr>
          <w:p w14:paraId="5BE0ECDE" w14:textId="77777777" w:rsidR="008D3C17" w:rsidRDefault="008D3C17" w:rsidP="005A008E">
            <w:pPr>
              <w:pStyle w:val="Compact"/>
              <w:spacing w:line="360" w:lineRule="auto"/>
            </w:pPr>
          </w:p>
        </w:tc>
      </w:tr>
      <w:tr w:rsidR="008D3C17" w14:paraId="1C18D697" w14:textId="77777777" w:rsidTr="00957FFE">
        <w:tc>
          <w:tcPr>
            <w:tcW w:w="5058" w:type="dxa"/>
          </w:tcPr>
          <w:p w14:paraId="1D349087" w14:textId="77777777" w:rsidR="008D3C17" w:rsidRDefault="00000000" w:rsidP="005A008E">
            <w:pPr>
              <w:pStyle w:val="Compact"/>
              <w:spacing w:line="360" w:lineRule="auto"/>
            </w:pPr>
            <w:r>
              <w:t>Examiner:</w:t>
            </w:r>
          </w:p>
        </w:tc>
        <w:tc>
          <w:tcPr>
            <w:tcW w:w="2430" w:type="dxa"/>
          </w:tcPr>
          <w:p w14:paraId="04994AA9" w14:textId="77777777" w:rsidR="008D3C17" w:rsidRDefault="008D3C17" w:rsidP="005A008E">
            <w:pPr>
              <w:pStyle w:val="Compact"/>
              <w:spacing w:line="360" w:lineRule="auto"/>
            </w:pPr>
          </w:p>
        </w:tc>
        <w:tc>
          <w:tcPr>
            <w:tcW w:w="2088" w:type="dxa"/>
          </w:tcPr>
          <w:p w14:paraId="07D1F10B" w14:textId="77777777" w:rsidR="008D3C17" w:rsidRDefault="008D3C17" w:rsidP="005A008E">
            <w:pPr>
              <w:pStyle w:val="Compact"/>
              <w:spacing w:line="360" w:lineRule="auto"/>
            </w:pPr>
          </w:p>
        </w:tc>
      </w:tr>
      <w:tr w:rsidR="008D3C17" w14:paraId="7BD3AC20" w14:textId="77777777" w:rsidTr="00957FFE">
        <w:tc>
          <w:tcPr>
            <w:tcW w:w="5058" w:type="dxa"/>
          </w:tcPr>
          <w:p w14:paraId="7FED1D0B" w14:textId="77777777" w:rsidR="008D3C17" w:rsidRDefault="00000000" w:rsidP="005A008E">
            <w:pPr>
              <w:pStyle w:val="Compact"/>
              <w:spacing w:line="360" w:lineRule="auto"/>
            </w:pPr>
            <w:r>
              <w:t>Examiner:</w:t>
            </w:r>
          </w:p>
        </w:tc>
        <w:tc>
          <w:tcPr>
            <w:tcW w:w="2430" w:type="dxa"/>
          </w:tcPr>
          <w:p w14:paraId="4680260F" w14:textId="77777777" w:rsidR="008D3C17" w:rsidRDefault="008D3C17" w:rsidP="005A008E">
            <w:pPr>
              <w:pStyle w:val="Compact"/>
              <w:spacing w:line="360" w:lineRule="auto"/>
            </w:pPr>
          </w:p>
        </w:tc>
        <w:tc>
          <w:tcPr>
            <w:tcW w:w="2088" w:type="dxa"/>
          </w:tcPr>
          <w:p w14:paraId="3D40D90D" w14:textId="77777777" w:rsidR="008D3C17" w:rsidRDefault="008D3C17" w:rsidP="005A008E">
            <w:pPr>
              <w:pStyle w:val="Compact"/>
              <w:spacing w:line="360" w:lineRule="auto"/>
            </w:pPr>
          </w:p>
        </w:tc>
      </w:tr>
    </w:tbl>
    <w:p w14:paraId="7E05DF0D" w14:textId="77777777" w:rsidR="00957FFE" w:rsidRPr="00957FFE" w:rsidRDefault="00957FFE">
      <w:pPr>
        <w:spacing w:line="360" w:lineRule="auto"/>
        <w:pPrChange w:id="28" w:author="Accreditation" w:date="2026-05-20T15:39:00Z" w16du:dateUtc="2026-05-20T12:39:00Z">
          <w:pPr/>
        </w:pPrChange>
      </w:pPr>
      <w:bookmarkStart w:id="29" w:name="abstract"/>
    </w:p>
    <w:p w14:paraId="51BACBFB" w14:textId="77777777" w:rsidR="00957FFE" w:rsidRDefault="00957FFE">
      <w:pPr>
        <w:spacing w:line="360" w:lineRule="auto"/>
        <w:rPr>
          <w:rFonts w:asciiTheme="majorHAnsi" w:eastAsiaTheme="majorEastAsia" w:hAnsiTheme="majorHAnsi" w:cstheme="majorBidi"/>
          <w:color w:val="0F4761" w:themeColor="accent1" w:themeShade="BF"/>
          <w:sz w:val="40"/>
          <w:szCs w:val="40"/>
        </w:rPr>
        <w:pPrChange w:id="30" w:author="Accreditation" w:date="2026-05-20T15:39:00Z" w16du:dateUtc="2026-05-20T12:39:00Z">
          <w:pPr/>
        </w:pPrChange>
      </w:pPr>
      <w:r>
        <w:br w:type="page"/>
      </w:r>
    </w:p>
    <w:p w14:paraId="027F30C1" w14:textId="424AFC38" w:rsidR="008D3C17" w:rsidRDefault="00000000">
      <w:pPr>
        <w:pStyle w:val="Heading1"/>
        <w:numPr>
          <w:ilvl w:val="0"/>
          <w:numId w:val="0"/>
        </w:numPr>
        <w:spacing w:line="360" w:lineRule="auto"/>
        <w:pPrChange w:id="31" w:author="Accreditation" w:date="2026-05-20T15:47:00Z" w16du:dateUtc="2026-05-20T12:47:00Z">
          <w:pPr>
            <w:pStyle w:val="Heading1"/>
          </w:pPr>
        </w:pPrChange>
      </w:pPr>
      <w:r>
        <w:lastRenderedPageBreak/>
        <w:t>Abstract</w:t>
      </w:r>
    </w:p>
    <w:p w14:paraId="647E0998" w14:textId="5F367DB7" w:rsidR="008D3C17" w:rsidRDefault="00000000" w:rsidP="005A008E">
      <w:pPr>
        <w:pStyle w:val="FirstParagraph"/>
        <w:spacing w:line="360" w:lineRule="auto"/>
        <w:jc w:val="both"/>
      </w:pPr>
      <w:r>
        <w:t xml:space="preserve">Analysts at the African Union Continental Early Warning System read more news every day than they can turn into structured records. The backlog grows; situation awareness suffers. This thesis closes that gap with machine learning. </w:t>
      </w:r>
      <w:del w:id="32" w:author="Accreditation" w:date="2026-05-20T15:29:00Z" w16du:dateUtc="2026-05-20T12:29:00Z">
        <w:r w:rsidDel="00957FFE">
          <w:delText xml:space="preserve">I </w:delText>
        </w:r>
      </w:del>
      <w:ins w:id="33" w:author="Accreditation" w:date="2026-05-20T15:29:00Z" w16du:dateUtc="2026-05-20T12:29:00Z">
        <w:r w:rsidR="00957FFE">
          <w:t xml:space="preserve">The thesis results in </w:t>
        </w:r>
      </w:ins>
      <w:del w:id="34" w:author="Accreditation" w:date="2026-05-20T15:29:00Z" w16du:dateUtc="2026-05-20T12:29:00Z">
        <w:r w:rsidDel="00957FFE">
          <w:delText xml:space="preserve">built </w:delText>
        </w:r>
      </w:del>
      <w:r>
        <w:t xml:space="preserve">VioNER, a fine-tuned BERT </w:t>
      </w:r>
      <w:del w:id="35" w:author="Accreditation" w:date="2026-05-20T15:29:00Z" w16du:dateUtc="2026-05-20T12:29:00Z">
        <w:r w:rsidDel="00957FFE">
          <w:delText xml:space="preserve">system </w:delText>
        </w:r>
      </w:del>
      <w:ins w:id="36" w:author="Accreditation" w:date="2026-05-20T15:29:00Z" w16du:dateUtc="2026-05-20T12:29:00Z">
        <w:r w:rsidR="00957FFE">
          <w:t xml:space="preserve">approach </w:t>
        </w:r>
      </w:ins>
      <w:r>
        <w:t xml:space="preserve">that pulls 5W1H attributes — Who did What to Whom, Where, When, and How — out of African news reports of violent events, and pairs each extraction with a knowledge base of known armed groups and conflict-affected cities. The schema is eight grounded entity types (ACTOR, VICTIM, ACTION, DATE, REGION, CITY, DISTRICT, CASUALTIES) in Beginning-Inside-Outside (BIO) format. Extracted events are classified against a four-level taxonomy of about ninety-five terminal categories, synthesised from ACLED, UCDP, and PMVE with African-specific </w:t>
      </w:r>
      <w:r w:rsidRPr="00957FFE">
        <w:rPr>
          <w:shd w:val="clear" w:color="auto" w:fill="FFFF00"/>
          <w:rPrChange w:id="37" w:author="Accreditation" w:date="2026-05-20T15:31:00Z" w16du:dateUtc="2026-05-20T12:31:00Z">
            <w:rPr/>
          </w:rPrChange>
        </w:rPr>
        <w:t>extensions</w:t>
      </w:r>
      <w:r>
        <w:t xml:space="preserve">. The model trained on a fifty-thousand-example corpus derived from ACLED notes, with stratified diversity sampling and template augmentation pushing back on the dominance of the O label (seventy-eight percent of all tokens). The loss was focal loss with inverse-frequency class weights. On held-out validation it reaches macro F1 0.887 and micro F1 0.909, converging </w:t>
      </w:r>
      <w:r w:rsidRPr="005A008E">
        <w:rPr>
          <w:highlight w:val="yellow"/>
          <w:rPrChange w:id="38" w:author="Accreditation" w:date="2026-05-20T15:35:00Z" w16du:dateUtc="2026-05-20T12:35:00Z">
            <w:rPr/>
          </w:rPrChange>
        </w:rPr>
        <w:t>in two epochs</w:t>
      </w:r>
      <w:r>
        <w:t xml:space="preserve">; focal loss with weighting lifts VICTIM, the rarest entity, by eleven F1 points over plain cross entropy. The trained model ships behind a FastAPI service with a PostgreSQL event store, the curated knowledge base, and a React front-end for training, inference, event management, and analytics. </w:t>
      </w:r>
      <w:r w:rsidRPr="005A008E">
        <w:rPr>
          <w:highlight w:val="yellow"/>
          <w:rPrChange w:id="39" w:author="Accreditation" w:date="2026-05-20T15:34:00Z" w16du:dateUtc="2026-05-20T12:34:00Z">
            <w:rPr/>
          </w:rPrChange>
        </w:rPr>
        <w:t>The result is a system an analyst can drive without writing code, and that substantially cuts the time between an event appearing in the news and a structured record reaching the analyst’s desk</w:t>
      </w:r>
      <w:r>
        <w:t>.</w:t>
      </w:r>
    </w:p>
    <w:p w14:paraId="5242EFE0" w14:textId="77777777" w:rsidR="008D3C17" w:rsidRDefault="00000000">
      <w:pPr>
        <w:pStyle w:val="BodyText"/>
        <w:spacing w:line="360" w:lineRule="auto"/>
        <w:pPrChange w:id="40" w:author="Accreditation" w:date="2026-05-20T15:39:00Z" w16du:dateUtc="2026-05-20T12:39:00Z">
          <w:pPr>
            <w:pStyle w:val="BodyText"/>
          </w:pPr>
        </w:pPrChange>
      </w:pPr>
      <w:r>
        <w:rPr>
          <w:b/>
          <w:bCs/>
        </w:rPr>
        <w:t>Keywords:</w:t>
      </w:r>
      <w:r>
        <w:t xml:space="preserve"> Named Entity Recognition, BERT, Event Extraction, Violent Events, African Conflicts, 5W1H, Focal Loss</w:t>
      </w:r>
    </w:p>
    <w:p w14:paraId="2F502CF3" w14:textId="171EF46C" w:rsidR="00957FFE" w:rsidRDefault="00957FFE">
      <w:pPr>
        <w:spacing w:line="360" w:lineRule="auto"/>
        <w:pPrChange w:id="41" w:author="Accreditation" w:date="2026-05-20T15:39:00Z" w16du:dateUtc="2026-05-20T12:39:00Z">
          <w:pPr/>
        </w:pPrChange>
      </w:pPr>
      <w:r>
        <w:br w:type="page"/>
      </w:r>
    </w:p>
    <w:p w14:paraId="6CF9452E" w14:textId="77777777" w:rsidR="008D3C17" w:rsidRDefault="00000000">
      <w:pPr>
        <w:pStyle w:val="Heading1"/>
        <w:numPr>
          <w:ilvl w:val="0"/>
          <w:numId w:val="0"/>
        </w:numPr>
        <w:spacing w:line="360" w:lineRule="auto"/>
        <w:jc w:val="both"/>
        <w:pPrChange w:id="42" w:author="Accreditation" w:date="2026-05-20T15:47:00Z" w16du:dateUtc="2026-05-20T12:47:00Z">
          <w:pPr>
            <w:pStyle w:val="Heading1"/>
          </w:pPr>
        </w:pPrChange>
      </w:pPr>
      <w:bookmarkStart w:id="43" w:name="dedication"/>
      <w:bookmarkEnd w:id="29"/>
      <w:r>
        <w:lastRenderedPageBreak/>
        <w:t>Dedication</w:t>
      </w:r>
    </w:p>
    <w:p w14:paraId="31DFE9A0" w14:textId="77777777" w:rsidR="008D3C17" w:rsidRDefault="00000000">
      <w:pPr>
        <w:pStyle w:val="FirstParagraph"/>
        <w:spacing w:line="360" w:lineRule="auto"/>
        <w:jc w:val="both"/>
        <w:pPrChange w:id="44" w:author="Accreditation" w:date="2026-05-20T15:39:00Z" w16du:dateUtc="2026-05-20T12:39:00Z">
          <w:pPr>
            <w:pStyle w:val="FirstParagraph"/>
          </w:pPr>
        </w:pPrChange>
      </w:pPr>
      <w:r>
        <w:t>To my family, for their unwavering encouragement throughout this research, and to the analysts whose patient reading of conflict reports inspired the work that follows.</w:t>
      </w:r>
    </w:p>
    <w:p w14:paraId="761278F6" w14:textId="77777777" w:rsidR="008D3C17" w:rsidRDefault="00000000">
      <w:pPr>
        <w:pStyle w:val="Heading1"/>
        <w:numPr>
          <w:ilvl w:val="0"/>
          <w:numId w:val="0"/>
        </w:numPr>
        <w:spacing w:line="360" w:lineRule="auto"/>
        <w:jc w:val="both"/>
        <w:pPrChange w:id="45" w:author="Accreditation" w:date="2026-05-20T15:47:00Z" w16du:dateUtc="2026-05-20T12:47:00Z">
          <w:pPr>
            <w:pStyle w:val="Heading1"/>
          </w:pPr>
        </w:pPrChange>
      </w:pPr>
      <w:bookmarkStart w:id="46" w:name="acknowledgements"/>
      <w:bookmarkEnd w:id="43"/>
      <w:r>
        <w:t>Acknowledgements</w:t>
      </w:r>
    </w:p>
    <w:p w14:paraId="3DB76D67" w14:textId="77777777" w:rsidR="008D3C17" w:rsidRDefault="00000000">
      <w:pPr>
        <w:pStyle w:val="FirstParagraph"/>
        <w:spacing w:line="360" w:lineRule="auto"/>
        <w:jc w:val="both"/>
        <w:pPrChange w:id="47" w:author="Accreditation" w:date="2026-05-20T15:39:00Z" w16du:dateUtc="2026-05-20T12:39:00Z">
          <w:pPr>
            <w:pStyle w:val="FirstParagraph"/>
          </w:pPr>
        </w:pPrChange>
      </w:pPr>
      <w:r>
        <w:t>I am deeply indebted to my advisor, Dr. Fekade Get</w:t>
      </w:r>
      <w:del w:id="48" w:author="Accreditation" w:date="2026-05-20T15:36:00Z" w16du:dateUtc="2026-05-20T12:36:00Z">
        <w:r w:rsidDel="005A008E">
          <w:delText>r</w:delText>
        </w:r>
      </w:del>
      <w:r>
        <w:t>ahun, for his guidance, critical reading, and steady encouragement throughout this research. His insistence on rigour and operational relevance shaped every chapter of this thesis.</w:t>
      </w:r>
    </w:p>
    <w:p w14:paraId="40ECE1F5" w14:textId="77777777" w:rsidR="008D3C17" w:rsidRDefault="00000000">
      <w:pPr>
        <w:pStyle w:val="BodyText"/>
        <w:spacing w:line="360" w:lineRule="auto"/>
        <w:jc w:val="both"/>
        <w:pPrChange w:id="49" w:author="Accreditation" w:date="2026-05-20T15:39:00Z" w16du:dateUtc="2026-05-20T12:39:00Z">
          <w:pPr>
            <w:pStyle w:val="BodyText"/>
          </w:pPr>
        </w:pPrChange>
      </w:pPr>
      <w:r>
        <w:t>I am grateful to the staff of the Addis Ababa University Department of Computer Science for their support during the programme, and to the African Union Continental Early Warning System (AU-CEWS) for articulating the operational requirements that motivated this work. I also thank the Armed Conflict Location and Event Data Project (ACLED) for maintaining the open dataset on which this study relies.</w:t>
      </w:r>
    </w:p>
    <w:p w14:paraId="5AA5502A" w14:textId="77777777" w:rsidR="008D3C17" w:rsidRDefault="00000000">
      <w:pPr>
        <w:pStyle w:val="BodyText"/>
        <w:spacing w:line="360" w:lineRule="auto"/>
        <w:jc w:val="both"/>
        <w:pPrChange w:id="50" w:author="Accreditation" w:date="2026-05-20T15:39:00Z" w16du:dateUtc="2026-05-20T12:39:00Z">
          <w:pPr>
            <w:pStyle w:val="BodyText"/>
          </w:pPr>
        </w:pPrChange>
      </w:pPr>
      <w:r>
        <w:t>I acknowledge the prior thesis work of Taye Abdulkadir, whose exploration of 5W extraction in the African context provided a foundation that this research extends.</w:t>
      </w:r>
    </w:p>
    <w:p w14:paraId="13014522" w14:textId="48E30B09" w:rsidR="005A008E" w:rsidRDefault="00000000">
      <w:pPr>
        <w:pStyle w:val="BodyText"/>
        <w:spacing w:line="360" w:lineRule="auto"/>
        <w:jc w:val="both"/>
        <w:rPr>
          <w:ins w:id="51" w:author="Accreditation" w:date="2026-05-20T15:35:00Z" w16du:dateUtc="2026-05-20T12:35:00Z"/>
        </w:rPr>
        <w:pPrChange w:id="52" w:author="Accreditation" w:date="2026-05-20T15:39:00Z" w16du:dateUtc="2026-05-20T12:39:00Z">
          <w:pPr>
            <w:pStyle w:val="BodyText"/>
          </w:pPr>
        </w:pPrChange>
      </w:pPr>
      <w:r>
        <w:t>Finally, I thank my family and friends for their patience and support during the long months of training, debugging, and writing.</w:t>
      </w:r>
    </w:p>
    <w:p w14:paraId="492B3555" w14:textId="77777777" w:rsidR="005A008E" w:rsidRDefault="005A008E">
      <w:pPr>
        <w:spacing w:line="360" w:lineRule="auto"/>
        <w:rPr>
          <w:ins w:id="53" w:author="Accreditation" w:date="2026-05-20T15:35:00Z" w16du:dateUtc="2026-05-20T12:35:00Z"/>
        </w:rPr>
        <w:pPrChange w:id="54" w:author="Accreditation" w:date="2026-05-20T15:39:00Z" w16du:dateUtc="2026-05-20T12:39:00Z">
          <w:pPr/>
        </w:pPrChange>
      </w:pPr>
      <w:ins w:id="55" w:author="Accreditation" w:date="2026-05-20T15:35:00Z" w16du:dateUtc="2026-05-20T12:35:00Z">
        <w:r>
          <w:br w:type="page"/>
        </w:r>
      </w:ins>
    </w:p>
    <w:p w14:paraId="1A4E4CBF" w14:textId="77777777" w:rsidR="008D3C17" w:rsidRDefault="008D3C17">
      <w:pPr>
        <w:pStyle w:val="BodyText"/>
        <w:spacing w:line="360" w:lineRule="auto"/>
        <w:pPrChange w:id="56" w:author="Accreditation" w:date="2026-05-20T15:39:00Z" w16du:dateUtc="2026-05-20T12:39:00Z">
          <w:pPr>
            <w:pStyle w:val="BodyText"/>
          </w:pPr>
        </w:pPrChange>
      </w:pPr>
    </w:p>
    <w:p w14:paraId="32C5F614" w14:textId="77777777" w:rsidR="008D3C17" w:rsidRDefault="00000000">
      <w:pPr>
        <w:pStyle w:val="Heading1"/>
        <w:numPr>
          <w:ilvl w:val="0"/>
          <w:numId w:val="0"/>
        </w:numPr>
        <w:spacing w:line="360" w:lineRule="auto"/>
        <w:pPrChange w:id="57" w:author="Accreditation" w:date="2026-05-20T15:47:00Z" w16du:dateUtc="2026-05-20T12:47:00Z">
          <w:pPr>
            <w:pStyle w:val="Heading1"/>
          </w:pPr>
        </w:pPrChange>
      </w:pPr>
      <w:bookmarkStart w:id="58" w:name="table-of-contents"/>
      <w:bookmarkEnd w:id="46"/>
      <w:commentRangeStart w:id="59"/>
      <w:r>
        <w:t>Table of Contents</w:t>
      </w:r>
      <w:commentRangeEnd w:id="59"/>
      <w:r w:rsidR="005A008E">
        <w:rPr>
          <w:rStyle w:val="CommentReference"/>
          <w:sz w:val="40"/>
          <w:szCs w:val="40"/>
        </w:rPr>
        <w:commentReference w:id="59"/>
      </w:r>
    </w:p>
    <w:tbl>
      <w:tblPr>
        <w:tblStyle w:val="Table"/>
        <w:tblW w:w="5000" w:type="pct"/>
        <w:tblLayout w:type="fixed"/>
        <w:tblLook w:val="0020" w:firstRow="1" w:lastRow="0" w:firstColumn="0" w:lastColumn="0" w:noHBand="0" w:noVBand="0"/>
      </w:tblPr>
      <w:tblGrid>
        <w:gridCol w:w="8736"/>
        <w:gridCol w:w="624"/>
      </w:tblGrid>
      <w:tr w:rsidR="008D3C17" w14:paraId="32C1C039"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7392" w:type="dxa"/>
          </w:tcPr>
          <w:p w14:paraId="6F7E371A" w14:textId="77777777" w:rsidR="008D3C17" w:rsidRDefault="00000000">
            <w:pPr>
              <w:pStyle w:val="Compact"/>
              <w:spacing w:line="360" w:lineRule="auto"/>
              <w:pPrChange w:id="60" w:author="Accreditation" w:date="2026-05-20T15:39:00Z" w16du:dateUtc="2026-05-20T12:39:00Z">
                <w:pPr>
                  <w:pStyle w:val="Compact"/>
                </w:pPr>
              </w:pPrChange>
            </w:pPr>
            <w:r>
              <w:t>Section</w:t>
            </w:r>
          </w:p>
        </w:tc>
        <w:tc>
          <w:tcPr>
            <w:tcW w:w="528" w:type="dxa"/>
          </w:tcPr>
          <w:p w14:paraId="5814D87B" w14:textId="77777777" w:rsidR="008D3C17" w:rsidRDefault="00000000">
            <w:pPr>
              <w:pStyle w:val="Compact"/>
              <w:spacing w:line="360" w:lineRule="auto"/>
              <w:jc w:val="center"/>
              <w:pPrChange w:id="61" w:author="Accreditation" w:date="2026-05-20T15:39:00Z" w16du:dateUtc="2026-05-20T12:39:00Z">
                <w:pPr>
                  <w:pStyle w:val="Compact"/>
                  <w:jc w:val="center"/>
                </w:pPr>
              </w:pPrChange>
            </w:pPr>
            <w:r>
              <w:t>Page</w:t>
            </w:r>
          </w:p>
        </w:tc>
      </w:tr>
      <w:tr w:rsidR="008D3C17" w14:paraId="1B9F6D69" w14:textId="77777777">
        <w:tc>
          <w:tcPr>
            <w:tcW w:w="7392" w:type="dxa"/>
          </w:tcPr>
          <w:p w14:paraId="4DF826DE" w14:textId="77777777" w:rsidR="008D3C17" w:rsidRDefault="00000000">
            <w:pPr>
              <w:pStyle w:val="Compact"/>
              <w:spacing w:line="360" w:lineRule="auto"/>
              <w:pPrChange w:id="62" w:author="Accreditation" w:date="2026-05-20T15:39:00Z" w16du:dateUtc="2026-05-20T12:39:00Z">
                <w:pPr>
                  <w:pStyle w:val="Compact"/>
                </w:pPr>
              </w:pPrChange>
            </w:pPr>
            <w:r>
              <w:rPr>
                <w:b/>
                <w:bCs/>
              </w:rPr>
              <w:t>1. Introduction</w:t>
            </w:r>
          </w:p>
        </w:tc>
        <w:tc>
          <w:tcPr>
            <w:tcW w:w="528" w:type="dxa"/>
          </w:tcPr>
          <w:p w14:paraId="43F7FC86" w14:textId="77777777" w:rsidR="008D3C17" w:rsidRDefault="00000000">
            <w:pPr>
              <w:pStyle w:val="Compact"/>
              <w:spacing w:line="360" w:lineRule="auto"/>
              <w:jc w:val="center"/>
              <w:pPrChange w:id="63" w:author="Accreditation" w:date="2026-05-20T15:39:00Z" w16du:dateUtc="2026-05-20T12:39:00Z">
                <w:pPr>
                  <w:pStyle w:val="Compact"/>
                  <w:jc w:val="center"/>
                </w:pPr>
              </w:pPrChange>
            </w:pPr>
            <w:r>
              <w:t>1</w:t>
            </w:r>
          </w:p>
        </w:tc>
      </w:tr>
      <w:tr w:rsidR="008D3C17" w14:paraId="6E76B4B6" w14:textId="77777777">
        <w:tc>
          <w:tcPr>
            <w:tcW w:w="7392" w:type="dxa"/>
          </w:tcPr>
          <w:p w14:paraId="4E35089F" w14:textId="77777777" w:rsidR="008D3C17" w:rsidRDefault="00000000">
            <w:pPr>
              <w:pStyle w:val="Compact"/>
              <w:spacing w:line="360" w:lineRule="auto"/>
              <w:pPrChange w:id="64" w:author="Accreditation" w:date="2026-05-20T15:39:00Z" w16du:dateUtc="2026-05-20T12:39:00Z">
                <w:pPr>
                  <w:pStyle w:val="Compact"/>
                </w:pPr>
              </w:pPrChange>
            </w:pPr>
            <w:r>
              <w:t>1.1 Background</w:t>
            </w:r>
          </w:p>
        </w:tc>
        <w:tc>
          <w:tcPr>
            <w:tcW w:w="528" w:type="dxa"/>
          </w:tcPr>
          <w:p w14:paraId="63988D6F" w14:textId="77777777" w:rsidR="008D3C17" w:rsidRDefault="00000000">
            <w:pPr>
              <w:pStyle w:val="Compact"/>
              <w:spacing w:line="360" w:lineRule="auto"/>
              <w:jc w:val="center"/>
              <w:pPrChange w:id="65" w:author="Accreditation" w:date="2026-05-20T15:39:00Z" w16du:dateUtc="2026-05-20T12:39:00Z">
                <w:pPr>
                  <w:pStyle w:val="Compact"/>
                  <w:jc w:val="center"/>
                </w:pPr>
              </w:pPrChange>
            </w:pPr>
            <w:r>
              <w:t>1</w:t>
            </w:r>
          </w:p>
        </w:tc>
      </w:tr>
      <w:tr w:rsidR="008D3C17" w14:paraId="71DBB433" w14:textId="77777777">
        <w:tc>
          <w:tcPr>
            <w:tcW w:w="7392" w:type="dxa"/>
          </w:tcPr>
          <w:p w14:paraId="5AFF9EB4" w14:textId="77777777" w:rsidR="008D3C17" w:rsidRDefault="00000000">
            <w:pPr>
              <w:pStyle w:val="Compact"/>
              <w:spacing w:line="360" w:lineRule="auto"/>
              <w:pPrChange w:id="66" w:author="Accreditation" w:date="2026-05-20T15:39:00Z" w16du:dateUtc="2026-05-20T12:39:00Z">
                <w:pPr>
                  <w:pStyle w:val="Compact"/>
                </w:pPr>
              </w:pPrChange>
            </w:pPr>
            <w:r>
              <w:t>1.2 Motivation</w:t>
            </w:r>
          </w:p>
        </w:tc>
        <w:tc>
          <w:tcPr>
            <w:tcW w:w="528" w:type="dxa"/>
          </w:tcPr>
          <w:p w14:paraId="1B785182" w14:textId="77777777" w:rsidR="008D3C17" w:rsidRDefault="00000000">
            <w:pPr>
              <w:pStyle w:val="Compact"/>
              <w:spacing w:line="360" w:lineRule="auto"/>
              <w:jc w:val="center"/>
              <w:pPrChange w:id="67" w:author="Accreditation" w:date="2026-05-20T15:39:00Z" w16du:dateUtc="2026-05-20T12:39:00Z">
                <w:pPr>
                  <w:pStyle w:val="Compact"/>
                  <w:jc w:val="center"/>
                </w:pPr>
              </w:pPrChange>
            </w:pPr>
            <w:r>
              <w:t>3</w:t>
            </w:r>
          </w:p>
        </w:tc>
      </w:tr>
      <w:tr w:rsidR="008D3C17" w14:paraId="1CF5384B" w14:textId="77777777">
        <w:tc>
          <w:tcPr>
            <w:tcW w:w="7392" w:type="dxa"/>
          </w:tcPr>
          <w:p w14:paraId="149D0FC7" w14:textId="77777777" w:rsidR="008D3C17" w:rsidRDefault="00000000">
            <w:pPr>
              <w:pStyle w:val="Compact"/>
              <w:spacing w:line="360" w:lineRule="auto"/>
              <w:pPrChange w:id="68" w:author="Accreditation" w:date="2026-05-20T15:39:00Z" w16du:dateUtc="2026-05-20T12:39:00Z">
                <w:pPr>
                  <w:pStyle w:val="Compact"/>
                </w:pPr>
              </w:pPrChange>
            </w:pPr>
            <w:r>
              <w:t>1.3 Statement of the Problem</w:t>
            </w:r>
          </w:p>
        </w:tc>
        <w:tc>
          <w:tcPr>
            <w:tcW w:w="528" w:type="dxa"/>
          </w:tcPr>
          <w:p w14:paraId="6872F386" w14:textId="77777777" w:rsidR="008D3C17" w:rsidRDefault="00000000">
            <w:pPr>
              <w:pStyle w:val="Compact"/>
              <w:spacing w:line="360" w:lineRule="auto"/>
              <w:jc w:val="center"/>
              <w:pPrChange w:id="69" w:author="Accreditation" w:date="2026-05-20T15:39:00Z" w16du:dateUtc="2026-05-20T12:39:00Z">
                <w:pPr>
                  <w:pStyle w:val="Compact"/>
                  <w:jc w:val="center"/>
                </w:pPr>
              </w:pPrChange>
            </w:pPr>
            <w:r>
              <w:t>5</w:t>
            </w:r>
          </w:p>
        </w:tc>
      </w:tr>
      <w:tr w:rsidR="008D3C17" w14:paraId="4B6DC6B3" w14:textId="77777777">
        <w:tc>
          <w:tcPr>
            <w:tcW w:w="7392" w:type="dxa"/>
          </w:tcPr>
          <w:p w14:paraId="067D5C35" w14:textId="77777777" w:rsidR="008D3C17" w:rsidRDefault="00000000">
            <w:pPr>
              <w:pStyle w:val="Compact"/>
              <w:spacing w:line="360" w:lineRule="auto"/>
              <w:pPrChange w:id="70" w:author="Accreditation" w:date="2026-05-20T15:39:00Z" w16du:dateUtc="2026-05-20T12:39:00Z">
                <w:pPr>
                  <w:pStyle w:val="Compact"/>
                </w:pPr>
              </w:pPrChange>
            </w:pPr>
            <w:r>
              <w:t>1.4 Objectives</w:t>
            </w:r>
          </w:p>
        </w:tc>
        <w:tc>
          <w:tcPr>
            <w:tcW w:w="528" w:type="dxa"/>
          </w:tcPr>
          <w:p w14:paraId="12471142" w14:textId="77777777" w:rsidR="008D3C17" w:rsidRDefault="00000000">
            <w:pPr>
              <w:pStyle w:val="Compact"/>
              <w:spacing w:line="360" w:lineRule="auto"/>
              <w:jc w:val="center"/>
              <w:pPrChange w:id="71" w:author="Accreditation" w:date="2026-05-20T15:39:00Z" w16du:dateUtc="2026-05-20T12:39:00Z">
                <w:pPr>
                  <w:pStyle w:val="Compact"/>
                  <w:jc w:val="center"/>
                </w:pPr>
              </w:pPrChange>
            </w:pPr>
            <w:r>
              <w:t>7</w:t>
            </w:r>
          </w:p>
        </w:tc>
      </w:tr>
      <w:tr w:rsidR="008D3C17" w14:paraId="4F5A17F3" w14:textId="77777777">
        <w:tc>
          <w:tcPr>
            <w:tcW w:w="7392" w:type="dxa"/>
          </w:tcPr>
          <w:p w14:paraId="4D6CA3EF" w14:textId="77777777" w:rsidR="008D3C17" w:rsidRDefault="00000000">
            <w:pPr>
              <w:pStyle w:val="Compact"/>
              <w:spacing w:line="360" w:lineRule="auto"/>
              <w:pPrChange w:id="72" w:author="Accreditation" w:date="2026-05-20T15:39:00Z" w16du:dateUtc="2026-05-20T12:39:00Z">
                <w:pPr>
                  <w:pStyle w:val="Compact"/>
                </w:pPr>
              </w:pPrChange>
            </w:pPr>
            <w:r>
              <w:t>1.5 Methods</w:t>
            </w:r>
          </w:p>
        </w:tc>
        <w:tc>
          <w:tcPr>
            <w:tcW w:w="528" w:type="dxa"/>
          </w:tcPr>
          <w:p w14:paraId="5BD9D8AC" w14:textId="77777777" w:rsidR="008D3C17" w:rsidRDefault="00000000">
            <w:pPr>
              <w:pStyle w:val="Compact"/>
              <w:spacing w:line="360" w:lineRule="auto"/>
              <w:jc w:val="center"/>
              <w:pPrChange w:id="73" w:author="Accreditation" w:date="2026-05-20T15:39:00Z" w16du:dateUtc="2026-05-20T12:39:00Z">
                <w:pPr>
                  <w:pStyle w:val="Compact"/>
                  <w:jc w:val="center"/>
                </w:pPr>
              </w:pPrChange>
            </w:pPr>
            <w:r>
              <w:t>8</w:t>
            </w:r>
          </w:p>
        </w:tc>
      </w:tr>
      <w:tr w:rsidR="008D3C17" w14:paraId="25DBFC36" w14:textId="77777777">
        <w:tc>
          <w:tcPr>
            <w:tcW w:w="7392" w:type="dxa"/>
          </w:tcPr>
          <w:p w14:paraId="4E559A78" w14:textId="77777777" w:rsidR="008D3C17" w:rsidRDefault="00000000">
            <w:pPr>
              <w:pStyle w:val="Compact"/>
              <w:spacing w:line="360" w:lineRule="auto"/>
              <w:pPrChange w:id="74" w:author="Accreditation" w:date="2026-05-20T15:39:00Z" w16du:dateUtc="2026-05-20T12:39:00Z">
                <w:pPr>
                  <w:pStyle w:val="Compact"/>
                </w:pPr>
              </w:pPrChange>
            </w:pPr>
            <w:r>
              <w:t>1.6 Scope and Limitations</w:t>
            </w:r>
          </w:p>
        </w:tc>
        <w:tc>
          <w:tcPr>
            <w:tcW w:w="528" w:type="dxa"/>
          </w:tcPr>
          <w:p w14:paraId="4513DB97" w14:textId="77777777" w:rsidR="008D3C17" w:rsidRDefault="00000000">
            <w:pPr>
              <w:pStyle w:val="Compact"/>
              <w:spacing w:line="360" w:lineRule="auto"/>
              <w:jc w:val="center"/>
              <w:pPrChange w:id="75" w:author="Accreditation" w:date="2026-05-20T15:39:00Z" w16du:dateUtc="2026-05-20T12:39:00Z">
                <w:pPr>
                  <w:pStyle w:val="Compact"/>
                  <w:jc w:val="center"/>
                </w:pPr>
              </w:pPrChange>
            </w:pPr>
            <w:r>
              <w:t>10</w:t>
            </w:r>
          </w:p>
        </w:tc>
      </w:tr>
      <w:tr w:rsidR="008D3C17" w14:paraId="7F1A1793" w14:textId="77777777">
        <w:tc>
          <w:tcPr>
            <w:tcW w:w="7392" w:type="dxa"/>
          </w:tcPr>
          <w:p w14:paraId="03675A9E" w14:textId="77777777" w:rsidR="008D3C17" w:rsidRDefault="00000000">
            <w:pPr>
              <w:pStyle w:val="Compact"/>
              <w:spacing w:line="360" w:lineRule="auto"/>
              <w:pPrChange w:id="76" w:author="Accreditation" w:date="2026-05-20T15:39:00Z" w16du:dateUtc="2026-05-20T12:39:00Z">
                <w:pPr>
                  <w:pStyle w:val="Compact"/>
                </w:pPr>
              </w:pPrChange>
            </w:pPr>
            <w:r>
              <w:t>1.7 Application of Results</w:t>
            </w:r>
          </w:p>
        </w:tc>
        <w:tc>
          <w:tcPr>
            <w:tcW w:w="528" w:type="dxa"/>
          </w:tcPr>
          <w:p w14:paraId="2F0C1F50" w14:textId="77777777" w:rsidR="008D3C17" w:rsidRDefault="00000000">
            <w:pPr>
              <w:pStyle w:val="Compact"/>
              <w:spacing w:line="360" w:lineRule="auto"/>
              <w:jc w:val="center"/>
              <w:pPrChange w:id="77" w:author="Accreditation" w:date="2026-05-20T15:39:00Z" w16du:dateUtc="2026-05-20T12:39:00Z">
                <w:pPr>
                  <w:pStyle w:val="Compact"/>
                  <w:jc w:val="center"/>
                </w:pPr>
              </w:pPrChange>
            </w:pPr>
            <w:r>
              <w:t>12</w:t>
            </w:r>
          </w:p>
        </w:tc>
      </w:tr>
      <w:tr w:rsidR="008D3C17" w14:paraId="7D165EB2" w14:textId="77777777">
        <w:tc>
          <w:tcPr>
            <w:tcW w:w="7392" w:type="dxa"/>
          </w:tcPr>
          <w:p w14:paraId="2707689A" w14:textId="77777777" w:rsidR="008D3C17" w:rsidRDefault="00000000">
            <w:pPr>
              <w:pStyle w:val="Compact"/>
              <w:spacing w:line="360" w:lineRule="auto"/>
              <w:pPrChange w:id="78" w:author="Accreditation" w:date="2026-05-20T15:39:00Z" w16du:dateUtc="2026-05-20T12:39:00Z">
                <w:pPr>
                  <w:pStyle w:val="Compact"/>
                </w:pPr>
              </w:pPrChange>
            </w:pPr>
            <w:r>
              <w:t>1.8 Organization of the Rest of the Thesis</w:t>
            </w:r>
          </w:p>
        </w:tc>
        <w:tc>
          <w:tcPr>
            <w:tcW w:w="528" w:type="dxa"/>
          </w:tcPr>
          <w:p w14:paraId="62449BB5" w14:textId="77777777" w:rsidR="008D3C17" w:rsidRDefault="00000000">
            <w:pPr>
              <w:pStyle w:val="Compact"/>
              <w:spacing w:line="360" w:lineRule="auto"/>
              <w:jc w:val="center"/>
              <w:pPrChange w:id="79" w:author="Accreditation" w:date="2026-05-20T15:39:00Z" w16du:dateUtc="2026-05-20T12:39:00Z">
                <w:pPr>
                  <w:pStyle w:val="Compact"/>
                  <w:jc w:val="center"/>
                </w:pPr>
              </w:pPrChange>
            </w:pPr>
            <w:r>
              <w:t>14</w:t>
            </w:r>
          </w:p>
        </w:tc>
      </w:tr>
      <w:tr w:rsidR="008D3C17" w14:paraId="728EB241" w14:textId="77777777">
        <w:tc>
          <w:tcPr>
            <w:tcW w:w="7392" w:type="dxa"/>
          </w:tcPr>
          <w:p w14:paraId="5E3BBABD" w14:textId="77777777" w:rsidR="008D3C17" w:rsidRDefault="00000000">
            <w:pPr>
              <w:pStyle w:val="Compact"/>
              <w:spacing w:line="360" w:lineRule="auto"/>
              <w:pPrChange w:id="80" w:author="Accreditation" w:date="2026-05-20T15:39:00Z" w16du:dateUtc="2026-05-20T12:39:00Z">
                <w:pPr>
                  <w:pStyle w:val="Compact"/>
                </w:pPr>
              </w:pPrChange>
            </w:pPr>
            <w:r>
              <w:rPr>
                <w:b/>
                <w:bCs/>
              </w:rPr>
              <w:t>2. Literature Review</w:t>
            </w:r>
          </w:p>
        </w:tc>
        <w:tc>
          <w:tcPr>
            <w:tcW w:w="528" w:type="dxa"/>
          </w:tcPr>
          <w:p w14:paraId="3477CA0A" w14:textId="77777777" w:rsidR="008D3C17" w:rsidRDefault="00000000">
            <w:pPr>
              <w:pStyle w:val="Compact"/>
              <w:spacing w:line="360" w:lineRule="auto"/>
              <w:jc w:val="center"/>
              <w:pPrChange w:id="81" w:author="Accreditation" w:date="2026-05-20T15:39:00Z" w16du:dateUtc="2026-05-20T12:39:00Z">
                <w:pPr>
                  <w:pStyle w:val="Compact"/>
                  <w:jc w:val="center"/>
                </w:pPr>
              </w:pPrChange>
            </w:pPr>
            <w:r>
              <w:t>15</w:t>
            </w:r>
          </w:p>
        </w:tc>
      </w:tr>
      <w:tr w:rsidR="008D3C17" w14:paraId="3080C3E5" w14:textId="77777777">
        <w:tc>
          <w:tcPr>
            <w:tcW w:w="7392" w:type="dxa"/>
          </w:tcPr>
          <w:p w14:paraId="67595289" w14:textId="77777777" w:rsidR="008D3C17" w:rsidRDefault="00000000">
            <w:pPr>
              <w:pStyle w:val="Compact"/>
              <w:spacing w:line="360" w:lineRule="auto"/>
              <w:pPrChange w:id="82" w:author="Accreditation" w:date="2026-05-20T15:39:00Z" w16du:dateUtc="2026-05-20T12:39:00Z">
                <w:pPr>
                  <w:pStyle w:val="Compact"/>
                </w:pPr>
              </w:pPrChange>
            </w:pPr>
            <w:r>
              <w:t>2.1 Information Extraction and Event Extraction</w:t>
            </w:r>
          </w:p>
        </w:tc>
        <w:tc>
          <w:tcPr>
            <w:tcW w:w="528" w:type="dxa"/>
          </w:tcPr>
          <w:p w14:paraId="68C03366" w14:textId="77777777" w:rsidR="008D3C17" w:rsidRDefault="00000000">
            <w:pPr>
              <w:pStyle w:val="Compact"/>
              <w:spacing w:line="360" w:lineRule="auto"/>
              <w:jc w:val="center"/>
              <w:pPrChange w:id="83" w:author="Accreditation" w:date="2026-05-20T15:39:00Z" w16du:dateUtc="2026-05-20T12:39:00Z">
                <w:pPr>
                  <w:pStyle w:val="Compact"/>
                  <w:jc w:val="center"/>
                </w:pPr>
              </w:pPrChange>
            </w:pPr>
            <w:r>
              <w:t>15</w:t>
            </w:r>
          </w:p>
        </w:tc>
      </w:tr>
      <w:tr w:rsidR="008D3C17" w14:paraId="099B2B70" w14:textId="77777777">
        <w:tc>
          <w:tcPr>
            <w:tcW w:w="7392" w:type="dxa"/>
          </w:tcPr>
          <w:p w14:paraId="56E7FAFC" w14:textId="77777777" w:rsidR="008D3C17" w:rsidRDefault="00000000">
            <w:pPr>
              <w:pStyle w:val="Compact"/>
              <w:spacing w:line="360" w:lineRule="auto"/>
              <w:pPrChange w:id="84" w:author="Accreditation" w:date="2026-05-20T15:39:00Z" w16du:dateUtc="2026-05-20T12:39:00Z">
                <w:pPr>
                  <w:pStyle w:val="Compact"/>
                </w:pPr>
              </w:pPrChange>
            </w:pPr>
            <w:r>
              <w:t>2.2 Named Entity Recognition</w:t>
            </w:r>
          </w:p>
        </w:tc>
        <w:tc>
          <w:tcPr>
            <w:tcW w:w="528" w:type="dxa"/>
          </w:tcPr>
          <w:p w14:paraId="1C948ABD" w14:textId="77777777" w:rsidR="008D3C17" w:rsidRDefault="00000000">
            <w:pPr>
              <w:pStyle w:val="Compact"/>
              <w:spacing w:line="360" w:lineRule="auto"/>
              <w:jc w:val="center"/>
              <w:pPrChange w:id="85" w:author="Accreditation" w:date="2026-05-20T15:39:00Z" w16du:dateUtc="2026-05-20T12:39:00Z">
                <w:pPr>
                  <w:pStyle w:val="Compact"/>
                  <w:jc w:val="center"/>
                </w:pPr>
              </w:pPrChange>
            </w:pPr>
            <w:r>
              <w:t>17</w:t>
            </w:r>
          </w:p>
        </w:tc>
      </w:tr>
      <w:tr w:rsidR="008D3C17" w14:paraId="07872536" w14:textId="77777777">
        <w:tc>
          <w:tcPr>
            <w:tcW w:w="7392" w:type="dxa"/>
          </w:tcPr>
          <w:p w14:paraId="20DE12B3" w14:textId="77777777" w:rsidR="008D3C17" w:rsidRDefault="00000000">
            <w:pPr>
              <w:pStyle w:val="Compact"/>
              <w:spacing w:line="360" w:lineRule="auto"/>
              <w:pPrChange w:id="86" w:author="Accreditation" w:date="2026-05-20T15:39:00Z" w16du:dateUtc="2026-05-20T12:39:00Z">
                <w:pPr>
                  <w:pStyle w:val="Compact"/>
                </w:pPr>
              </w:pPrChange>
            </w:pPr>
            <w:r>
              <w:t>2.3 Transformer Models and BERT</w:t>
            </w:r>
          </w:p>
        </w:tc>
        <w:tc>
          <w:tcPr>
            <w:tcW w:w="528" w:type="dxa"/>
          </w:tcPr>
          <w:p w14:paraId="02801A8C" w14:textId="77777777" w:rsidR="008D3C17" w:rsidRDefault="00000000">
            <w:pPr>
              <w:pStyle w:val="Compact"/>
              <w:spacing w:line="360" w:lineRule="auto"/>
              <w:jc w:val="center"/>
              <w:pPrChange w:id="87" w:author="Accreditation" w:date="2026-05-20T15:39:00Z" w16du:dateUtc="2026-05-20T12:39:00Z">
                <w:pPr>
                  <w:pStyle w:val="Compact"/>
                  <w:jc w:val="center"/>
                </w:pPr>
              </w:pPrChange>
            </w:pPr>
            <w:r>
              <w:t>19</w:t>
            </w:r>
          </w:p>
        </w:tc>
      </w:tr>
      <w:tr w:rsidR="008D3C17" w14:paraId="15C886BF" w14:textId="77777777">
        <w:tc>
          <w:tcPr>
            <w:tcW w:w="7392" w:type="dxa"/>
          </w:tcPr>
          <w:p w14:paraId="66AB2C82" w14:textId="77777777" w:rsidR="008D3C17" w:rsidRDefault="00000000">
            <w:pPr>
              <w:pStyle w:val="Compact"/>
              <w:spacing w:line="360" w:lineRule="auto"/>
              <w:pPrChange w:id="88" w:author="Accreditation" w:date="2026-05-20T15:39:00Z" w16du:dateUtc="2026-05-20T12:39:00Z">
                <w:pPr>
                  <w:pStyle w:val="Compact"/>
                </w:pPr>
              </w:pPrChange>
            </w:pPr>
            <w:r>
              <w:t>2.4 Class Imbalance in Token Classification</w:t>
            </w:r>
          </w:p>
        </w:tc>
        <w:tc>
          <w:tcPr>
            <w:tcW w:w="528" w:type="dxa"/>
          </w:tcPr>
          <w:p w14:paraId="4FD76849" w14:textId="77777777" w:rsidR="008D3C17" w:rsidRDefault="00000000">
            <w:pPr>
              <w:pStyle w:val="Compact"/>
              <w:spacing w:line="360" w:lineRule="auto"/>
              <w:jc w:val="center"/>
              <w:pPrChange w:id="89" w:author="Accreditation" w:date="2026-05-20T15:39:00Z" w16du:dateUtc="2026-05-20T12:39:00Z">
                <w:pPr>
                  <w:pStyle w:val="Compact"/>
                  <w:jc w:val="center"/>
                </w:pPr>
              </w:pPrChange>
            </w:pPr>
            <w:r>
              <w:t>22</w:t>
            </w:r>
          </w:p>
        </w:tc>
      </w:tr>
      <w:tr w:rsidR="008D3C17" w14:paraId="680F67F7" w14:textId="77777777">
        <w:tc>
          <w:tcPr>
            <w:tcW w:w="7392" w:type="dxa"/>
          </w:tcPr>
          <w:p w14:paraId="48E61924" w14:textId="77777777" w:rsidR="008D3C17" w:rsidRDefault="00000000">
            <w:pPr>
              <w:pStyle w:val="Compact"/>
              <w:spacing w:line="360" w:lineRule="auto"/>
              <w:pPrChange w:id="90" w:author="Accreditation" w:date="2026-05-20T15:39:00Z" w16du:dateUtc="2026-05-20T12:39:00Z">
                <w:pPr>
                  <w:pStyle w:val="Compact"/>
                </w:pPr>
              </w:pPrChange>
            </w:pPr>
            <w:r>
              <w:t>2.5 Evaluation Metrics for Named Entity Recognition</w:t>
            </w:r>
          </w:p>
        </w:tc>
        <w:tc>
          <w:tcPr>
            <w:tcW w:w="528" w:type="dxa"/>
          </w:tcPr>
          <w:p w14:paraId="3E5F460E" w14:textId="77777777" w:rsidR="008D3C17" w:rsidRDefault="00000000">
            <w:pPr>
              <w:pStyle w:val="Compact"/>
              <w:spacing w:line="360" w:lineRule="auto"/>
              <w:jc w:val="center"/>
              <w:pPrChange w:id="91" w:author="Accreditation" w:date="2026-05-20T15:39:00Z" w16du:dateUtc="2026-05-20T12:39:00Z">
                <w:pPr>
                  <w:pStyle w:val="Compact"/>
                  <w:jc w:val="center"/>
                </w:pPr>
              </w:pPrChange>
            </w:pPr>
            <w:r>
              <w:t>25</w:t>
            </w:r>
          </w:p>
        </w:tc>
      </w:tr>
      <w:tr w:rsidR="008D3C17" w14:paraId="178FBB4B" w14:textId="77777777">
        <w:tc>
          <w:tcPr>
            <w:tcW w:w="7392" w:type="dxa"/>
          </w:tcPr>
          <w:p w14:paraId="3214699D" w14:textId="77777777" w:rsidR="008D3C17" w:rsidRDefault="00000000">
            <w:pPr>
              <w:pStyle w:val="Compact"/>
              <w:spacing w:line="360" w:lineRule="auto"/>
              <w:pPrChange w:id="92" w:author="Accreditation" w:date="2026-05-20T15:39:00Z" w16du:dateUtc="2026-05-20T12:39:00Z">
                <w:pPr>
                  <w:pStyle w:val="Compact"/>
                </w:pPr>
              </w:pPrChange>
            </w:pPr>
            <w:r>
              <w:t>2.6 Conflict Event Databases and Coding Schemes</w:t>
            </w:r>
          </w:p>
        </w:tc>
        <w:tc>
          <w:tcPr>
            <w:tcW w:w="528" w:type="dxa"/>
          </w:tcPr>
          <w:p w14:paraId="542481AD" w14:textId="77777777" w:rsidR="008D3C17" w:rsidRDefault="00000000">
            <w:pPr>
              <w:pStyle w:val="Compact"/>
              <w:spacing w:line="360" w:lineRule="auto"/>
              <w:jc w:val="center"/>
              <w:pPrChange w:id="93" w:author="Accreditation" w:date="2026-05-20T15:39:00Z" w16du:dateUtc="2026-05-20T12:39:00Z">
                <w:pPr>
                  <w:pStyle w:val="Compact"/>
                  <w:jc w:val="center"/>
                </w:pPr>
              </w:pPrChange>
            </w:pPr>
            <w:r>
              <w:t>27</w:t>
            </w:r>
          </w:p>
        </w:tc>
      </w:tr>
      <w:tr w:rsidR="008D3C17" w14:paraId="3CD39DE9" w14:textId="77777777">
        <w:tc>
          <w:tcPr>
            <w:tcW w:w="7392" w:type="dxa"/>
          </w:tcPr>
          <w:p w14:paraId="0010DFE0" w14:textId="77777777" w:rsidR="008D3C17" w:rsidRDefault="00000000">
            <w:pPr>
              <w:pStyle w:val="Compact"/>
              <w:spacing w:line="360" w:lineRule="auto"/>
              <w:pPrChange w:id="94" w:author="Accreditation" w:date="2026-05-20T15:39:00Z" w16du:dateUtc="2026-05-20T12:39:00Z">
                <w:pPr>
                  <w:pStyle w:val="Compact"/>
                </w:pPr>
              </w:pPrChange>
            </w:pPr>
            <w:r>
              <w:t>2.7 Knowledge Bases and Ontologies for Events</w:t>
            </w:r>
          </w:p>
        </w:tc>
        <w:tc>
          <w:tcPr>
            <w:tcW w:w="528" w:type="dxa"/>
          </w:tcPr>
          <w:p w14:paraId="22694D9F" w14:textId="77777777" w:rsidR="008D3C17" w:rsidRDefault="00000000">
            <w:pPr>
              <w:pStyle w:val="Compact"/>
              <w:spacing w:line="360" w:lineRule="auto"/>
              <w:jc w:val="center"/>
              <w:pPrChange w:id="95" w:author="Accreditation" w:date="2026-05-20T15:39:00Z" w16du:dateUtc="2026-05-20T12:39:00Z">
                <w:pPr>
                  <w:pStyle w:val="Compact"/>
                  <w:jc w:val="center"/>
                </w:pPr>
              </w:pPrChange>
            </w:pPr>
            <w:r>
              <w:t>29</w:t>
            </w:r>
          </w:p>
        </w:tc>
      </w:tr>
      <w:tr w:rsidR="008D3C17" w14:paraId="50E0BD30" w14:textId="77777777">
        <w:tc>
          <w:tcPr>
            <w:tcW w:w="7392" w:type="dxa"/>
          </w:tcPr>
          <w:p w14:paraId="1D5DD042" w14:textId="77777777" w:rsidR="008D3C17" w:rsidRDefault="00000000">
            <w:pPr>
              <w:pStyle w:val="Compact"/>
              <w:spacing w:line="360" w:lineRule="auto"/>
              <w:pPrChange w:id="96" w:author="Accreditation" w:date="2026-05-20T15:39:00Z" w16du:dateUtc="2026-05-20T12:39:00Z">
                <w:pPr>
                  <w:pStyle w:val="Compact"/>
                </w:pPr>
              </w:pPrChange>
            </w:pPr>
            <w:r>
              <w:rPr>
                <w:b/>
                <w:bCs/>
              </w:rPr>
              <w:t>3. Related Work</w:t>
            </w:r>
          </w:p>
        </w:tc>
        <w:tc>
          <w:tcPr>
            <w:tcW w:w="528" w:type="dxa"/>
          </w:tcPr>
          <w:p w14:paraId="330B3AEF" w14:textId="77777777" w:rsidR="008D3C17" w:rsidRDefault="00000000">
            <w:pPr>
              <w:pStyle w:val="Compact"/>
              <w:spacing w:line="360" w:lineRule="auto"/>
              <w:jc w:val="center"/>
              <w:pPrChange w:id="97" w:author="Accreditation" w:date="2026-05-20T15:39:00Z" w16du:dateUtc="2026-05-20T12:39:00Z">
                <w:pPr>
                  <w:pStyle w:val="Compact"/>
                  <w:jc w:val="center"/>
                </w:pPr>
              </w:pPrChange>
            </w:pPr>
            <w:r>
              <w:t>31</w:t>
            </w:r>
          </w:p>
        </w:tc>
      </w:tr>
      <w:tr w:rsidR="008D3C17" w14:paraId="0D29EC58" w14:textId="77777777">
        <w:tc>
          <w:tcPr>
            <w:tcW w:w="7392" w:type="dxa"/>
          </w:tcPr>
          <w:p w14:paraId="58C6B686" w14:textId="77777777" w:rsidR="008D3C17" w:rsidRDefault="00000000">
            <w:pPr>
              <w:pStyle w:val="Compact"/>
              <w:spacing w:line="360" w:lineRule="auto"/>
              <w:pPrChange w:id="98" w:author="Accreditation" w:date="2026-05-20T15:39:00Z" w16du:dateUtc="2026-05-20T12:39:00Z">
                <w:pPr>
                  <w:pStyle w:val="Compact"/>
                </w:pPr>
              </w:pPrChange>
            </w:pPr>
            <w:r>
              <w:t>3.1 General Event Extraction from News</w:t>
            </w:r>
          </w:p>
        </w:tc>
        <w:tc>
          <w:tcPr>
            <w:tcW w:w="528" w:type="dxa"/>
          </w:tcPr>
          <w:p w14:paraId="5A551595" w14:textId="77777777" w:rsidR="008D3C17" w:rsidRDefault="00000000">
            <w:pPr>
              <w:pStyle w:val="Compact"/>
              <w:spacing w:line="360" w:lineRule="auto"/>
              <w:jc w:val="center"/>
              <w:pPrChange w:id="99" w:author="Accreditation" w:date="2026-05-20T15:39:00Z" w16du:dateUtc="2026-05-20T12:39:00Z">
                <w:pPr>
                  <w:pStyle w:val="Compact"/>
                  <w:jc w:val="center"/>
                </w:pPr>
              </w:pPrChange>
            </w:pPr>
            <w:r>
              <w:t>31</w:t>
            </w:r>
          </w:p>
        </w:tc>
      </w:tr>
      <w:tr w:rsidR="008D3C17" w14:paraId="04F2D5EF" w14:textId="77777777">
        <w:tc>
          <w:tcPr>
            <w:tcW w:w="7392" w:type="dxa"/>
          </w:tcPr>
          <w:p w14:paraId="1C5C9F13" w14:textId="77777777" w:rsidR="008D3C17" w:rsidRDefault="00000000">
            <w:pPr>
              <w:pStyle w:val="Compact"/>
              <w:spacing w:line="360" w:lineRule="auto"/>
              <w:pPrChange w:id="100" w:author="Accreditation" w:date="2026-05-20T15:39:00Z" w16du:dateUtc="2026-05-20T12:39:00Z">
                <w:pPr>
                  <w:pStyle w:val="Compact"/>
                </w:pPr>
              </w:pPrChange>
            </w:pPr>
            <w:r>
              <w:t>3.2 Violence-Specific Event Extraction Systems</w:t>
            </w:r>
          </w:p>
        </w:tc>
        <w:tc>
          <w:tcPr>
            <w:tcW w:w="528" w:type="dxa"/>
          </w:tcPr>
          <w:p w14:paraId="284F4ABC" w14:textId="77777777" w:rsidR="008D3C17" w:rsidRDefault="00000000">
            <w:pPr>
              <w:pStyle w:val="Compact"/>
              <w:spacing w:line="360" w:lineRule="auto"/>
              <w:jc w:val="center"/>
              <w:pPrChange w:id="101" w:author="Accreditation" w:date="2026-05-20T15:39:00Z" w16du:dateUtc="2026-05-20T12:39:00Z">
                <w:pPr>
                  <w:pStyle w:val="Compact"/>
                  <w:jc w:val="center"/>
                </w:pPr>
              </w:pPrChange>
            </w:pPr>
            <w:r>
              <w:t>33</w:t>
            </w:r>
          </w:p>
        </w:tc>
      </w:tr>
      <w:tr w:rsidR="008D3C17" w14:paraId="0BAFFB2A" w14:textId="77777777">
        <w:tc>
          <w:tcPr>
            <w:tcW w:w="7392" w:type="dxa"/>
          </w:tcPr>
          <w:p w14:paraId="7305D7CF" w14:textId="77777777" w:rsidR="008D3C17" w:rsidRDefault="00000000">
            <w:pPr>
              <w:pStyle w:val="Compact"/>
              <w:spacing w:line="360" w:lineRule="auto"/>
              <w:pPrChange w:id="102" w:author="Accreditation" w:date="2026-05-20T15:39:00Z" w16du:dateUtc="2026-05-20T12:39:00Z">
                <w:pPr>
                  <w:pStyle w:val="Compact"/>
                </w:pPr>
              </w:pPrChange>
            </w:pPr>
            <w:r>
              <w:lastRenderedPageBreak/>
              <w:t>3.3 Event Extraction in the African Context</w:t>
            </w:r>
          </w:p>
        </w:tc>
        <w:tc>
          <w:tcPr>
            <w:tcW w:w="528" w:type="dxa"/>
          </w:tcPr>
          <w:p w14:paraId="423523EC" w14:textId="77777777" w:rsidR="008D3C17" w:rsidRDefault="00000000">
            <w:pPr>
              <w:pStyle w:val="Compact"/>
              <w:spacing w:line="360" w:lineRule="auto"/>
              <w:jc w:val="center"/>
              <w:pPrChange w:id="103" w:author="Accreditation" w:date="2026-05-20T15:39:00Z" w16du:dateUtc="2026-05-20T12:39:00Z">
                <w:pPr>
                  <w:pStyle w:val="Compact"/>
                  <w:jc w:val="center"/>
                </w:pPr>
              </w:pPrChange>
            </w:pPr>
            <w:r>
              <w:t>35</w:t>
            </w:r>
          </w:p>
        </w:tc>
      </w:tr>
      <w:tr w:rsidR="008D3C17" w14:paraId="343D5E9D" w14:textId="77777777">
        <w:tc>
          <w:tcPr>
            <w:tcW w:w="7392" w:type="dxa"/>
          </w:tcPr>
          <w:p w14:paraId="79433958" w14:textId="77777777" w:rsidR="008D3C17" w:rsidRDefault="00000000">
            <w:pPr>
              <w:pStyle w:val="Compact"/>
              <w:spacing w:line="360" w:lineRule="auto"/>
              <w:pPrChange w:id="104" w:author="Accreditation" w:date="2026-05-20T15:39:00Z" w16du:dateUtc="2026-05-20T12:39:00Z">
                <w:pPr>
                  <w:pStyle w:val="Compact"/>
                </w:pPr>
              </w:pPrChange>
            </w:pPr>
            <w:r>
              <w:t>3.4 Hierarchical Event Classification</w:t>
            </w:r>
          </w:p>
        </w:tc>
        <w:tc>
          <w:tcPr>
            <w:tcW w:w="528" w:type="dxa"/>
          </w:tcPr>
          <w:p w14:paraId="22FBE2ED" w14:textId="77777777" w:rsidR="008D3C17" w:rsidRDefault="00000000">
            <w:pPr>
              <w:pStyle w:val="Compact"/>
              <w:spacing w:line="360" w:lineRule="auto"/>
              <w:jc w:val="center"/>
              <w:pPrChange w:id="105" w:author="Accreditation" w:date="2026-05-20T15:39:00Z" w16du:dateUtc="2026-05-20T12:39:00Z">
                <w:pPr>
                  <w:pStyle w:val="Compact"/>
                  <w:jc w:val="center"/>
                </w:pPr>
              </w:pPrChange>
            </w:pPr>
            <w:r>
              <w:t>36</w:t>
            </w:r>
          </w:p>
        </w:tc>
      </w:tr>
      <w:tr w:rsidR="008D3C17" w14:paraId="21222EC1" w14:textId="77777777">
        <w:tc>
          <w:tcPr>
            <w:tcW w:w="7392" w:type="dxa"/>
          </w:tcPr>
          <w:p w14:paraId="31636F93" w14:textId="77777777" w:rsidR="008D3C17" w:rsidRDefault="00000000">
            <w:pPr>
              <w:pStyle w:val="Compact"/>
              <w:spacing w:line="360" w:lineRule="auto"/>
              <w:pPrChange w:id="106" w:author="Accreditation" w:date="2026-05-20T15:39:00Z" w16du:dateUtc="2026-05-20T12:39:00Z">
                <w:pPr>
                  <w:pStyle w:val="Compact"/>
                </w:pPr>
              </w:pPrChange>
            </w:pPr>
            <w:r>
              <w:t>3.5 Summary of Gaps Addressed</w:t>
            </w:r>
          </w:p>
        </w:tc>
        <w:tc>
          <w:tcPr>
            <w:tcW w:w="528" w:type="dxa"/>
          </w:tcPr>
          <w:p w14:paraId="4EBC1944" w14:textId="77777777" w:rsidR="008D3C17" w:rsidRDefault="00000000">
            <w:pPr>
              <w:pStyle w:val="Compact"/>
              <w:spacing w:line="360" w:lineRule="auto"/>
              <w:jc w:val="center"/>
              <w:pPrChange w:id="107" w:author="Accreditation" w:date="2026-05-20T15:39:00Z" w16du:dateUtc="2026-05-20T12:39:00Z">
                <w:pPr>
                  <w:pStyle w:val="Compact"/>
                  <w:jc w:val="center"/>
                </w:pPr>
              </w:pPrChange>
            </w:pPr>
            <w:r>
              <w:t>37</w:t>
            </w:r>
          </w:p>
        </w:tc>
      </w:tr>
      <w:tr w:rsidR="008D3C17" w14:paraId="45910A7A" w14:textId="77777777">
        <w:tc>
          <w:tcPr>
            <w:tcW w:w="7392" w:type="dxa"/>
          </w:tcPr>
          <w:p w14:paraId="37686EEA" w14:textId="77777777" w:rsidR="008D3C17" w:rsidRDefault="00000000">
            <w:pPr>
              <w:pStyle w:val="Compact"/>
              <w:spacing w:line="360" w:lineRule="auto"/>
              <w:pPrChange w:id="108" w:author="Accreditation" w:date="2026-05-20T15:39:00Z" w16du:dateUtc="2026-05-20T12:39:00Z">
                <w:pPr>
                  <w:pStyle w:val="Compact"/>
                </w:pPr>
              </w:pPrChange>
            </w:pPr>
            <w:r>
              <w:rPr>
                <w:b/>
                <w:bCs/>
              </w:rPr>
              <w:t>4. The Proposed Solution</w:t>
            </w:r>
          </w:p>
        </w:tc>
        <w:tc>
          <w:tcPr>
            <w:tcW w:w="528" w:type="dxa"/>
          </w:tcPr>
          <w:p w14:paraId="3C73E7D1" w14:textId="77777777" w:rsidR="008D3C17" w:rsidRDefault="00000000">
            <w:pPr>
              <w:pStyle w:val="Compact"/>
              <w:spacing w:line="360" w:lineRule="auto"/>
              <w:jc w:val="center"/>
              <w:pPrChange w:id="109" w:author="Accreditation" w:date="2026-05-20T15:39:00Z" w16du:dateUtc="2026-05-20T12:39:00Z">
                <w:pPr>
                  <w:pStyle w:val="Compact"/>
                  <w:jc w:val="center"/>
                </w:pPr>
              </w:pPrChange>
            </w:pPr>
            <w:r>
              <w:t>39</w:t>
            </w:r>
          </w:p>
        </w:tc>
      </w:tr>
      <w:tr w:rsidR="008D3C17" w14:paraId="62746C2C" w14:textId="77777777">
        <w:tc>
          <w:tcPr>
            <w:tcW w:w="7392" w:type="dxa"/>
          </w:tcPr>
          <w:p w14:paraId="684BC415" w14:textId="77777777" w:rsidR="008D3C17" w:rsidRDefault="00000000">
            <w:pPr>
              <w:pStyle w:val="Compact"/>
              <w:spacing w:line="360" w:lineRule="auto"/>
              <w:pPrChange w:id="110" w:author="Accreditation" w:date="2026-05-20T15:39:00Z" w16du:dateUtc="2026-05-20T12:39:00Z">
                <w:pPr>
                  <w:pStyle w:val="Compact"/>
                </w:pPr>
              </w:pPrChange>
            </w:pPr>
            <w:r>
              <w:t>4.1 Design Principles</w:t>
            </w:r>
          </w:p>
        </w:tc>
        <w:tc>
          <w:tcPr>
            <w:tcW w:w="528" w:type="dxa"/>
          </w:tcPr>
          <w:p w14:paraId="3DAE4AB2" w14:textId="77777777" w:rsidR="008D3C17" w:rsidRDefault="00000000">
            <w:pPr>
              <w:pStyle w:val="Compact"/>
              <w:spacing w:line="360" w:lineRule="auto"/>
              <w:jc w:val="center"/>
              <w:pPrChange w:id="111" w:author="Accreditation" w:date="2026-05-20T15:39:00Z" w16du:dateUtc="2026-05-20T12:39:00Z">
                <w:pPr>
                  <w:pStyle w:val="Compact"/>
                  <w:jc w:val="center"/>
                </w:pPr>
              </w:pPrChange>
            </w:pPr>
            <w:r>
              <w:t>39</w:t>
            </w:r>
          </w:p>
        </w:tc>
      </w:tr>
      <w:tr w:rsidR="008D3C17" w14:paraId="0406680F" w14:textId="77777777">
        <w:tc>
          <w:tcPr>
            <w:tcW w:w="7392" w:type="dxa"/>
          </w:tcPr>
          <w:p w14:paraId="2766C833" w14:textId="77777777" w:rsidR="008D3C17" w:rsidRDefault="00000000">
            <w:pPr>
              <w:pStyle w:val="Compact"/>
              <w:spacing w:line="360" w:lineRule="auto"/>
              <w:pPrChange w:id="112" w:author="Accreditation" w:date="2026-05-20T15:39:00Z" w16du:dateUtc="2026-05-20T12:39:00Z">
                <w:pPr>
                  <w:pStyle w:val="Compact"/>
                </w:pPr>
              </w:pPrChange>
            </w:pPr>
            <w:r>
              <w:t>4.2 System Architecture</w:t>
            </w:r>
          </w:p>
        </w:tc>
        <w:tc>
          <w:tcPr>
            <w:tcW w:w="528" w:type="dxa"/>
          </w:tcPr>
          <w:p w14:paraId="2D1B1BCE" w14:textId="77777777" w:rsidR="008D3C17" w:rsidRDefault="00000000">
            <w:pPr>
              <w:pStyle w:val="Compact"/>
              <w:spacing w:line="360" w:lineRule="auto"/>
              <w:jc w:val="center"/>
              <w:pPrChange w:id="113" w:author="Accreditation" w:date="2026-05-20T15:39:00Z" w16du:dateUtc="2026-05-20T12:39:00Z">
                <w:pPr>
                  <w:pStyle w:val="Compact"/>
                  <w:jc w:val="center"/>
                </w:pPr>
              </w:pPrChange>
            </w:pPr>
            <w:r>
              <w:t>40</w:t>
            </w:r>
          </w:p>
        </w:tc>
      </w:tr>
      <w:tr w:rsidR="008D3C17" w14:paraId="0417D46A" w14:textId="77777777">
        <w:tc>
          <w:tcPr>
            <w:tcW w:w="7392" w:type="dxa"/>
          </w:tcPr>
          <w:p w14:paraId="04D2C019" w14:textId="77777777" w:rsidR="008D3C17" w:rsidRDefault="00000000">
            <w:pPr>
              <w:pStyle w:val="Compact"/>
              <w:spacing w:line="360" w:lineRule="auto"/>
              <w:pPrChange w:id="114" w:author="Accreditation" w:date="2026-05-20T15:39:00Z" w16du:dateUtc="2026-05-20T12:39:00Z">
                <w:pPr>
                  <w:pStyle w:val="Compact"/>
                </w:pPr>
              </w:pPrChange>
            </w:pPr>
            <w:r>
              <w:t>4.3 Entity Schema and BIO Encoding</w:t>
            </w:r>
          </w:p>
        </w:tc>
        <w:tc>
          <w:tcPr>
            <w:tcW w:w="528" w:type="dxa"/>
          </w:tcPr>
          <w:p w14:paraId="24203ED9" w14:textId="77777777" w:rsidR="008D3C17" w:rsidRDefault="00000000">
            <w:pPr>
              <w:pStyle w:val="Compact"/>
              <w:spacing w:line="360" w:lineRule="auto"/>
              <w:jc w:val="center"/>
              <w:pPrChange w:id="115" w:author="Accreditation" w:date="2026-05-20T15:39:00Z" w16du:dateUtc="2026-05-20T12:39:00Z">
                <w:pPr>
                  <w:pStyle w:val="Compact"/>
                  <w:jc w:val="center"/>
                </w:pPr>
              </w:pPrChange>
            </w:pPr>
            <w:r>
              <w:t>43</w:t>
            </w:r>
          </w:p>
        </w:tc>
      </w:tr>
      <w:tr w:rsidR="008D3C17" w14:paraId="535F16F5" w14:textId="77777777">
        <w:tc>
          <w:tcPr>
            <w:tcW w:w="7392" w:type="dxa"/>
          </w:tcPr>
          <w:p w14:paraId="213CA839" w14:textId="77777777" w:rsidR="008D3C17" w:rsidRDefault="00000000">
            <w:pPr>
              <w:pStyle w:val="Compact"/>
              <w:spacing w:line="360" w:lineRule="auto"/>
              <w:pPrChange w:id="116" w:author="Accreditation" w:date="2026-05-20T15:39:00Z" w16du:dateUtc="2026-05-20T12:39:00Z">
                <w:pPr>
                  <w:pStyle w:val="Compact"/>
                </w:pPr>
              </w:pPrChange>
            </w:pPr>
            <w:r>
              <w:t>4.4 Hierarchical Violent Event Taxonomy</w:t>
            </w:r>
          </w:p>
        </w:tc>
        <w:tc>
          <w:tcPr>
            <w:tcW w:w="528" w:type="dxa"/>
          </w:tcPr>
          <w:p w14:paraId="2F0E51A6" w14:textId="77777777" w:rsidR="008D3C17" w:rsidRDefault="00000000">
            <w:pPr>
              <w:pStyle w:val="Compact"/>
              <w:spacing w:line="360" w:lineRule="auto"/>
              <w:jc w:val="center"/>
              <w:pPrChange w:id="117" w:author="Accreditation" w:date="2026-05-20T15:39:00Z" w16du:dateUtc="2026-05-20T12:39:00Z">
                <w:pPr>
                  <w:pStyle w:val="Compact"/>
                  <w:jc w:val="center"/>
                </w:pPr>
              </w:pPrChange>
            </w:pPr>
            <w:r>
              <w:t>46</w:t>
            </w:r>
          </w:p>
        </w:tc>
      </w:tr>
      <w:tr w:rsidR="008D3C17" w14:paraId="04B93B88" w14:textId="77777777">
        <w:tc>
          <w:tcPr>
            <w:tcW w:w="7392" w:type="dxa"/>
          </w:tcPr>
          <w:p w14:paraId="0200A40D" w14:textId="77777777" w:rsidR="008D3C17" w:rsidRDefault="00000000">
            <w:pPr>
              <w:pStyle w:val="Compact"/>
              <w:spacing w:line="360" w:lineRule="auto"/>
              <w:pPrChange w:id="118" w:author="Accreditation" w:date="2026-05-20T15:39:00Z" w16du:dateUtc="2026-05-20T12:39:00Z">
                <w:pPr>
                  <w:pStyle w:val="Compact"/>
                </w:pPr>
              </w:pPrChange>
            </w:pPr>
            <w:r>
              <w:t>4.5 Knowledge Base Design</w:t>
            </w:r>
          </w:p>
        </w:tc>
        <w:tc>
          <w:tcPr>
            <w:tcW w:w="528" w:type="dxa"/>
          </w:tcPr>
          <w:p w14:paraId="6DA2418A" w14:textId="77777777" w:rsidR="008D3C17" w:rsidRDefault="00000000">
            <w:pPr>
              <w:pStyle w:val="Compact"/>
              <w:spacing w:line="360" w:lineRule="auto"/>
              <w:jc w:val="center"/>
              <w:pPrChange w:id="119" w:author="Accreditation" w:date="2026-05-20T15:39:00Z" w16du:dateUtc="2026-05-20T12:39:00Z">
                <w:pPr>
                  <w:pStyle w:val="Compact"/>
                  <w:jc w:val="center"/>
                </w:pPr>
              </w:pPrChange>
            </w:pPr>
            <w:r>
              <w:t>49</w:t>
            </w:r>
          </w:p>
        </w:tc>
      </w:tr>
      <w:tr w:rsidR="008D3C17" w14:paraId="455A2FD2" w14:textId="77777777">
        <w:tc>
          <w:tcPr>
            <w:tcW w:w="7392" w:type="dxa"/>
          </w:tcPr>
          <w:p w14:paraId="512D8647" w14:textId="77777777" w:rsidR="008D3C17" w:rsidRDefault="00000000">
            <w:pPr>
              <w:pStyle w:val="Compact"/>
              <w:spacing w:line="360" w:lineRule="auto"/>
              <w:pPrChange w:id="120" w:author="Accreditation" w:date="2026-05-20T15:39:00Z" w16du:dateUtc="2026-05-20T12:39:00Z">
                <w:pPr>
                  <w:pStyle w:val="Compact"/>
                </w:pPr>
              </w:pPrChange>
            </w:pPr>
            <w:r>
              <w:t>4.6 Training Pipeline</w:t>
            </w:r>
          </w:p>
        </w:tc>
        <w:tc>
          <w:tcPr>
            <w:tcW w:w="528" w:type="dxa"/>
          </w:tcPr>
          <w:p w14:paraId="5A8542A2" w14:textId="77777777" w:rsidR="008D3C17" w:rsidRDefault="00000000">
            <w:pPr>
              <w:pStyle w:val="Compact"/>
              <w:spacing w:line="360" w:lineRule="auto"/>
              <w:jc w:val="center"/>
              <w:pPrChange w:id="121" w:author="Accreditation" w:date="2026-05-20T15:39:00Z" w16du:dateUtc="2026-05-20T12:39:00Z">
                <w:pPr>
                  <w:pStyle w:val="Compact"/>
                  <w:jc w:val="center"/>
                </w:pPr>
              </w:pPrChange>
            </w:pPr>
            <w:r>
              <w:t>51</w:t>
            </w:r>
          </w:p>
        </w:tc>
      </w:tr>
      <w:tr w:rsidR="008D3C17" w14:paraId="03BD623E" w14:textId="77777777">
        <w:tc>
          <w:tcPr>
            <w:tcW w:w="7392" w:type="dxa"/>
          </w:tcPr>
          <w:p w14:paraId="2FE96581" w14:textId="77777777" w:rsidR="008D3C17" w:rsidRDefault="00000000">
            <w:pPr>
              <w:pStyle w:val="Compact"/>
              <w:spacing w:line="360" w:lineRule="auto"/>
              <w:pPrChange w:id="122" w:author="Accreditation" w:date="2026-05-20T15:39:00Z" w16du:dateUtc="2026-05-20T12:39:00Z">
                <w:pPr>
                  <w:pStyle w:val="Compact"/>
                </w:pPr>
              </w:pPrChange>
            </w:pPr>
            <w:r>
              <w:t>4.7 Inference and Post-Processing</w:t>
            </w:r>
          </w:p>
        </w:tc>
        <w:tc>
          <w:tcPr>
            <w:tcW w:w="528" w:type="dxa"/>
          </w:tcPr>
          <w:p w14:paraId="27E7D404" w14:textId="77777777" w:rsidR="008D3C17" w:rsidRDefault="00000000">
            <w:pPr>
              <w:pStyle w:val="Compact"/>
              <w:spacing w:line="360" w:lineRule="auto"/>
              <w:jc w:val="center"/>
              <w:pPrChange w:id="123" w:author="Accreditation" w:date="2026-05-20T15:39:00Z" w16du:dateUtc="2026-05-20T12:39:00Z">
                <w:pPr>
                  <w:pStyle w:val="Compact"/>
                  <w:jc w:val="center"/>
                </w:pPr>
              </w:pPrChange>
            </w:pPr>
            <w:r>
              <w:t>55</w:t>
            </w:r>
          </w:p>
        </w:tc>
      </w:tr>
      <w:tr w:rsidR="008D3C17" w14:paraId="26201F17" w14:textId="77777777">
        <w:tc>
          <w:tcPr>
            <w:tcW w:w="7392" w:type="dxa"/>
          </w:tcPr>
          <w:p w14:paraId="136E8E43" w14:textId="77777777" w:rsidR="008D3C17" w:rsidRDefault="00000000">
            <w:pPr>
              <w:pStyle w:val="Compact"/>
              <w:spacing w:line="360" w:lineRule="auto"/>
              <w:pPrChange w:id="124" w:author="Accreditation" w:date="2026-05-20T15:39:00Z" w16du:dateUtc="2026-05-20T12:39:00Z">
                <w:pPr>
                  <w:pStyle w:val="Compact"/>
                </w:pPr>
              </w:pPrChange>
            </w:pPr>
            <w:r>
              <w:t>4.8 Web Application Architecture</w:t>
            </w:r>
          </w:p>
        </w:tc>
        <w:tc>
          <w:tcPr>
            <w:tcW w:w="528" w:type="dxa"/>
          </w:tcPr>
          <w:p w14:paraId="13545A7D" w14:textId="77777777" w:rsidR="008D3C17" w:rsidRDefault="00000000">
            <w:pPr>
              <w:pStyle w:val="Compact"/>
              <w:spacing w:line="360" w:lineRule="auto"/>
              <w:jc w:val="center"/>
              <w:pPrChange w:id="125" w:author="Accreditation" w:date="2026-05-20T15:39:00Z" w16du:dateUtc="2026-05-20T12:39:00Z">
                <w:pPr>
                  <w:pStyle w:val="Compact"/>
                  <w:jc w:val="center"/>
                </w:pPr>
              </w:pPrChange>
            </w:pPr>
            <w:r>
              <w:t>57</w:t>
            </w:r>
          </w:p>
        </w:tc>
      </w:tr>
      <w:tr w:rsidR="008D3C17" w14:paraId="1E70B32B" w14:textId="77777777">
        <w:tc>
          <w:tcPr>
            <w:tcW w:w="7392" w:type="dxa"/>
          </w:tcPr>
          <w:p w14:paraId="3955793E" w14:textId="77777777" w:rsidR="008D3C17" w:rsidRDefault="00000000">
            <w:pPr>
              <w:pStyle w:val="Compact"/>
              <w:spacing w:line="360" w:lineRule="auto"/>
              <w:pPrChange w:id="126" w:author="Accreditation" w:date="2026-05-20T15:39:00Z" w16du:dateUtc="2026-05-20T12:39:00Z">
                <w:pPr>
                  <w:pStyle w:val="Compact"/>
                </w:pPr>
              </w:pPrChange>
            </w:pPr>
            <w:r>
              <w:rPr>
                <w:b/>
                <w:bCs/>
              </w:rPr>
              <w:t>5. Implementation</w:t>
            </w:r>
          </w:p>
        </w:tc>
        <w:tc>
          <w:tcPr>
            <w:tcW w:w="528" w:type="dxa"/>
          </w:tcPr>
          <w:p w14:paraId="1F1908BB" w14:textId="77777777" w:rsidR="008D3C17" w:rsidRDefault="00000000">
            <w:pPr>
              <w:pStyle w:val="Compact"/>
              <w:spacing w:line="360" w:lineRule="auto"/>
              <w:jc w:val="center"/>
              <w:pPrChange w:id="127" w:author="Accreditation" w:date="2026-05-20T15:39:00Z" w16du:dateUtc="2026-05-20T12:39:00Z">
                <w:pPr>
                  <w:pStyle w:val="Compact"/>
                  <w:jc w:val="center"/>
                </w:pPr>
              </w:pPrChange>
            </w:pPr>
            <w:r>
              <w:t>59</w:t>
            </w:r>
          </w:p>
        </w:tc>
      </w:tr>
      <w:tr w:rsidR="008D3C17" w14:paraId="6FABAAB4" w14:textId="77777777">
        <w:tc>
          <w:tcPr>
            <w:tcW w:w="7392" w:type="dxa"/>
          </w:tcPr>
          <w:p w14:paraId="64964C2A" w14:textId="77777777" w:rsidR="008D3C17" w:rsidRDefault="00000000">
            <w:pPr>
              <w:pStyle w:val="Compact"/>
              <w:spacing w:line="360" w:lineRule="auto"/>
              <w:pPrChange w:id="128" w:author="Accreditation" w:date="2026-05-20T15:39:00Z" w16du:dateUtc="2026-05-20T12:39:00Z">
                <w:pPr>
                  <w:pStyle w:val="Compact"/>
                </w:pPr>
              </w:pPrChange>
            </w:pPr>
            <w:r>
              <w:t>5.1 Technology Stack</w:t>
            </w:r>
          </w:p>
        </w:tc>
        <w:tc>
          <w:tcPr>
            <w:tcW w:w="528" w:type="dxa"/>
          </w:tcPr>
          <w:p w14:paraId="74F4D566" w14:textId="77777777" w:rsidR="008D3C17" w:rsidRDefault="00000000">
            <w:pPr>
              <w:pStyle w:val="Compact"/>
              <w:spacing w:line="360" w:lineRule="auto"/>
              <w:jc w:val="center"/>
              <w:pPrChange w:id="129" w:author="Accreditation" w:date="2026-05-20T15:39:00Z" w16du:dateUtc="2026-05-20T12:39:00Z">
                <w:pPr>
                  <w:pStyle w:val="Compact"/>
                  <w:jc w:val="center"/>
                </w:pPr>
              </w:pPrChange>
            </w:pPr>
            <w:r>
              <w:t>59</w:t>
            </w:r>
          </w:p>
        </w:tc>
      </w:tr>
      <w:tr w:rsidR="008D3C17" w14:paraId="100449DF" w14:textId="77777777">
        <w:tc>
          <w:tcPr>
            <w:tcW w:w="7392" w:type="dxa"/>
          </w:tcPr>
          <w:p w14:paraId="27C0B6F3" w14:textId="77777777" w:rsidR="008D3C17" w:rsidRDefault="00000000">
            <w:pPr>
              <w:pStyle w:val="Compact"/>
              <w:spacing w:line="360" w:lineRule="auto"/>
              <w:pPrChange w:id="130" w:author="Accreditation" w:date="2026-05-20T15:39:00Z" w16du:dateUtc="2026-05-20T12:39:00Z">
                <w:pPr>
                  <w:pStyle w:val="Compact"/>
                </w:pPr>
              </w:pPrChange>
            </w:pPr>
            <w:r>
              <w:t>5.2 Data Acquisition and Preprocessing</w:t>
            </w:r>
          </w:p>
        </w:tc>
        <w:tc>
          <w:tcPr>
            <w:tcW w:w="528" w:type="dxa"/>
          </w:tcPr>
          <w:p w14:paraId="27374FFC" w14:textId="77777777" w:rsidR="008D3C17" w:rsidRDefault="00000000">
            <w:pPr>
              <w:pStyle w:val="Compact"/>
              <w:spacing w:line="360" w:lineRule="auto"/>
              <w:jc w:val="center"/>
              <w:pPrChange w:id="131" w:author="Accreditation" w:date="2026-05-20T15:39:00Z" w16du:dateUtc="2026-05-20T12:39:00Z">
                <w:pPr>
                  <w:pStyle w:val="Compact"/>
                  <w:jc w:val="center"/>
                </w:pPr>
              </w:pPrChange>
            </w:pPr>
            <w:r>
              <w:t>61</w:t>
            </w:r>
          </w:p>
        </w:tc>
      </w:tr>
      <w:tr w:rsidR="008D3C17" w14:paraId="4BB9E3E5" w14:textId="77777777">
        <w:tc>
          <w:tcPr>
            <w:tcW w:w="7392" w:type="dxa"/>
          </w:tcPr>
          <w:p w14:paraId="0F92A2E4" w14:textId="77777777" w:rsidR="008D3C17" w:rsidRDefault="00000000">
            <w:pPr>
              <w:pStyle w:val="Compact"/>
              <w:spacing w:line="360" w:lineRule="auto"/>
              <w:pPrChange w:id="132" w:author="Accreditation" w:date="2026-05-20T15:39:00Z" w16du:dateUtc="2026-05-20T12:39:00Z">
                <w:pPr>
                  <w:pStyle w:val="Compact"/>
                </w:pPr>
              </w:pPrChange>
            </w:pPr>
            <w:r>
              <w:t>5.3 Stratified Sampling and Augmentation</w:t>
            </w:r>
          </w:p>
        </w:tc>
        <w:tc>
          <w:tcPr>
            <w:tcW w:w="528" w:type="dxa"/>
          </w:tcPr>
          <w:p w14:paraId="077FC51F" w14:textId="77777777" w:rsidR="008D3C17" w:rsidRDefault="00000000">
            <w:pPr>
              <w:pStyle w:val="Compact"/>
              <w:spacing w:line="360" w:lineRule="auto"/>
              <w:jc w:val="center"/>
              <w:pPrChange w:id="133" w:author="Accreditation" w:date="2026-05-20T15:39:00Z" w16du:dateUtc="2026-05-20T12:39:00Z">
                <w:pPr>
                  <w:pStyle w:val="Compact"/>
                  <w:jc w:val="center"/>
                </w:pPr>
              </w:pPrChange>
            </w:pPr>
            <w:r>
              <w:t>63</w:t>
            </w:r>
          </w:p>
        </w:tc>
      </w:tr>
      <w:tr w:rsidR="008D3C17" w14:paraId="10F1047B" w14:textId="77777777">
        <w:tc>
          <w:tcPr>
            <w:tcW w:w="7392" w:type="dxa"/>
          </w:tcPr>
          <w:p w14:paraId="3568936C" w14:textId="77777777" w:rsidR="008D3C17" w:rsidRDefault="00000000">
            <w:pPr>
              <w:pStyle w:val="Compact"/>
              <w:spacing w:line="360" w:lineRule="auto"/>
              <w:pPrChange w:id="134" w:author="Accreditation" w:date="2026-05-20T15:39:00Z" w16du:dateUtc="2026-05-20T12:39:00Z">
                <w:pPr>
                  <w:pStyle w:val="Compact"/>
                </w:pPr>
              </w:pPrChange>
            </w:pPr>
            <w:r>
              <w:t>5.4 Model Training Implementation</w:t>
            </w:r>
          </w:p>
        </w:tc>
        <w:tc>
          <w:tcPr>
            <w:tcW w:w="528" w:type="dxa"/>
          </w:tcPr>
          <w:p w14:paraId="07EC57CD" w14:textId="77777777" w:rsidR="008D3C17" w:rsidRDefault="00000000">
            <w:pPr>
              <w:pStyle w:val="Compact"/>
              <w:spacing w:line="360" w:lineRule="auto"/>
              <w:jc w:val="center"/>
              <w:pPrChange w:id="135" w:author="Accreditation" w:date="2026-05-20T15:39:00Z" w16du:dateUtc="2026-05-20T12:39:00Z">
                <w:pPr>
                  <w:pStyle w:val="Compact"/>
                  <w:jc w:val="center"/>
                </w:pPr>
              </w:pPrChange>
            </w:pPr>
            <w:r>
              <w:t>65</w:t>
            </w:r>
          </w:p>
        </w:tc>
      </w:tr>
      <w:tr w:rsidR="008D3C17" w14:paraId="29C2DFA8" w14:textId="77777777">
        <w:tc>
          <w:tcPr>
            <w:tcW w:w="7392" w:type="dxa"/>
          </w:tcPr>
          <w:p w14:paraId="09458E38" w14:textId="77777777" w:rsidR="008D3C17" w:rsidRDefault="00000000">
            <w:pPr>
              <w:pStyle w:val="Compact"/>
              <w:spacing w:line="360" w:lineRule="auto"/>
              <w:pPrChange w:id="136" w:author="Accreditation" w:date="2026-05-20T15:39:00Z" w16du:dateUtc="2026-05-20T12:39:00Z">
                <w:pPr>
                  <w:pStyle w:val="Compact"/>
                </w:pPr>
              </w:pPrChange>
            </w:pPr>
            <w:r>
              <w:t>5.5 Focal Loss and Class Weighting</w:t>
            </w:r>
          </w:p>
        </w:tc>
        <w:tc>
          <w:tcPr>
            <w:tcW w:w="528" w:type="dxa"/>
          </w:tcPr>
          <w:p w14:paraId="4C6DC246" w14:textId="77777777" w:rsidR="008D3C17" w:rsidRDefault="00000000">
            <w:pPr>
              <w:pStyle w:val="Compact"/>
              <w:spacing w:line="360" w:lineRule="auto"/>
              <w:jc w:val="center"/>
              <w:pPrChange w:id="137" w:author="Accreditation" w:date="2026-05-20T15:39:00Z" w16du:dateUtc="2026-05-20T12:39:00Z">
                <w:pPr>
                  <w:pStyle w:val="Compact"/>
                  <w:jc w:val="center"/>
                </w:pPr>
              </w:pPrChange>
            </w:pPr>
            <w:r>
              <w:t>67</w:t>
            </w:r>
          </w:p>
        </w:tc>
      </w:tr>
      <w:tr w:rsidR="008D3C17" w14:paraId="0B9460E2" w14:textId="77777777">
        <w:tc>
          <w:tcPr>
            <w:tcW w:w="7392" w:type="dxa"/>
          </w:tcPr>
          <w:p w14:paraId="340AFCE9" w14:textId="77777777" w:rsidR="008D3C17" w:rsidRDefault="00000000">
            <w:pPr>
              <w:pStyle w:val="Compact"/>
              <w:spacing w:line="360" w:lineRule="auto"/>
              <w:pPrChange w:id="138" w:author="Accreditation" w:date="2026-05-20T15:39:00Z" w16du:dateUtc="2026-05-20T12:39:00Z">
                <w:pPr>
                  <w:pStyle w:val="Compact"/>
                </w:pPr>
              </w:pPrChange>
            </w:pPr>
            <w:r>
              <w:t>5.6 Backend Services and API</w:t>
            </w:r>
          </w:p>
        </w:tc>
        <w:tc>
          <w:tcPr>
            <w:tcW w:w="528" w:type="dxa"/>
          </w:tcPr>
          <w:p w14:paraId="2495380F" w14:textId="77777777" w:rsidR="008D3C17" w:rsidRDefault="00000000">
            <w:pPr>
              <w:pStyle w:val="Compact"/>
              <w:spacing w:line="360" w:lineRule="auto"/>
              <w:jc w:val="center"/>
              <w:pPrChange w:id="139" w:author="Accreditation" w:date="2026-05-20T15:39:00Z" w16du:dateUtc="2026-05-20T12:39:00Z">
                <w:pPr>
                  <w:pStyle w:val="Compact"/>
                  <w:jc w:val="center"/>
                </w:pPr>
              </w:pPrChange>
            </w:pPr>
            <w:r>
              <w:t>69</w:t>
            </w:r>
          </w:p>
        </w:tc>
      </w:tr>
      <w:tr w:rsidR="008D3C17" w14:paraId="0E4AA5A5" w14:textId="77777777">
        <w:tc>
          <w:tcPr>
            <w:tcW w:w="7392" w:type="dxa"/>
          </w:tcPr>
          <w:p w14:paraId="565571E0" w14:textId="77777777" w:rsidR="008D3C17" w:rsidRDefault="00000000">
            <w:pPr>
              <w:pStyle w:val="Compact"/>
              <w:spacing w:line="360" w:lineRule="auto"/>
              <w:pPrChange w:id="140" w:author="Accreditation" w:date="2026-05-20T15:39:00Z" w16du:dateUtc="2026-05-20T12:39:00Z">
                <w:pPr>
                  <w:pStyle w:val="Compact"/>
                </w:pPr>
              </w:pPrChange>
            </w:pPr>
            <w:r>
              <w:t>5.7 Frontend Application</w:t>
            </w:r>
          </w:p>
        </w:tc>
        <w:tc>
          <w:tcPr>
            <w:tcW w:w="528" w:type="dxa"/>
          </w:tcPr>
          <w:p w14:paraId="26FE8BEC" w14:textId="77777777" w:rsidR="008D3C17" w:rsidRDefault="00000000">
            <w:pPr>
              <w:pStyle w:val="Compact"/>
              <w:spacing w:line="360" w:lineRule="auto"/>
              <w:jc w:val="center"/>
              <w:pPrChange w:id="141" w:author="Accreditation" w:date="2026-05-20T15:39:00Z" w16du:dateUtc="2026-05-20T12:39:00Z">
                <w:pPr>
                  <w:pStyle w:val="Compact"/>
                  <w:jc w:val="center"/>
                </w:pPr>
              </w:pPrChange>
            </w:pPr>
            <w:r>
              <w:t>72</w:t>
            </w:r>
          </w:p>
        </w:tc>
      </w:tr>
      <w:tr w:rsidR="008D3C17" w14:paraId="720FD6A5" w14:textId="77777777">
        <w:tc>
          <w:tcPr>
            <w:tcW w:w="7392" w:type="dxa"/>
          </w:tcPr>
          <w:p w14:paraId="60C1544D" w14:textId="77777777" w:rsidR="008D3C17" w:rsidRDefault="00000000">
            <w:pPr>
              <w:pStyle w:val="Compact"/>
              <w:spacing w:line="360" w:lineRule="auto"/>
              <w:pPrChange w:id="142" w:author="Accreditation" w:date="2026-05-20T15:39:00Z" w16du:dateUtc="2026-05-20T12:39:00Z">
                <w:pPr>
                  <w:pStyle w:val="Compact"/>
                </w:pPr>
              </w:pPrChange>
            </w:pPr>
            <w:r>
              <w:t>5.8 Containerised Deployment</w:t>
            </w:r>
          </w:p>
        </w:tc>
        <w:tc>
          <w:tcPr>
            <w:tcW w:w="528" w:type="dxa"/>
          </w:tcPr>
          <w:p w14:paraId="73CBF200" w14:textId="77777777" w:rsidR="008D3C17" w:rsidRDefault="00000000">
            <w:pPr>
              <w:pStyle w:val="Compact"/>
              <w:spacing w:line="360" w:lineRule="auto"/>
              <w:jc w:val="center"/>
              <w:pPrChange w:id="143" w:author="Accreditation" w:date="2026-05-20T15:39:00Z" w16du:dateUtc="2026-05-20T12:39:00Z">
                <w:pPr>
                  <w:pStyle w:val="Compact"/>
                  <w:jc w:val="center"/>
                </w:pPr>
              </w:pPrChange>
            </w:pPr>
            <w:r>
              <w:t>74</w:t>
            </w:r>
          </w:p>
        </w:tc>
      </w:tr>
      <w:tr w:rsidR="008D3C17" w14:paraId="78135D58" w14:textId="77777777">
        <w:tc>
          <w:tcPr>
            <w:tcW w:w="7392" w:type="dxa"/>
          </w:tcPr>
          <w:p w14:paraId="64AA6077" w14:textId="77777777" w:rsidR="008D3C17" w:rsidRDefault="00000000">
            <w:pPr>
              <w:pStyle w:val="Compact"/>
              <w:spacing w:line="360" w:lineRule="auto"/>
              <w:pPrChange w:id="144" w:author="Accreditation" w:date="2026-05-20T15:39:00Z" w16du:dateUtc="2026-05-20T12:39:00Z">
                <w:pPr>
                  <w:pStyle w:val="Compact"/>
                </w:pPr>
              </w:pPrChange>
            </w:pPr>
            <w:r>
              <w:rPr>
                <w:b/>
                <w:bCs/>
              </w:rPr>
              <w:t>6. Experimentation and Results</w:t>
            </w:r>
          </w:p>
        </w:tc>
        <w:tc>
          <w:tcPr>
            <w:tcW w:w="528" w:type="dxa"/>
          </w:tcPr>
          <w:p w14:paraId="77439E0D" w14:textId="77777777" w:rsidR="008D3C17" w:rsidRDefault="00000000">
            <w:pPr>
              <w:pStyle w:val="Compact"/>
              <w:spacing w:line="360" w:lineRule="auto"/>
              <w:jc w:val="center"/>
              <w:pPrChange w:id="145" w:author="Accreditation" w:date="2026-05-20T15:39:00Z" w16du:dateUtc="2026-05-20T12:39:00Z">
                <w:pPr>
                  <w:pStyle w:val="Compact"/>
                  <w:jc w:val="center"/>
                </w:pPr>
              </w:pPrChange>
            </w:pPr>
            <w:r>
              <w:t>75</w:t>
            </w:r>
          </w:p>
        </w:tc>
      </w:tr>
      <w:tr w:rsidR="008D3C17" w14:paraId="52844FD8" w14:textId="77777777">
        <w:tc>
          <w:tcPr>
            <w:tcW w:w="7392" w:type="dxa"/>
          </w:tcPr>
          <w:p w14:paraId="19F0E64B" w14:textId="77777777" w:rsidR="008D3C17" w:rsidRDefault="00000000">
            <w:pPr>
              <w:pStyle w:val="Compact"/>
              <w:spacing w:line="360" w:lineRule="auto"/>
              <w:pPrChange w:id="146" w:author="Accreditation" w:date="2026-05-20T15:39:00Z" w16du:dateUtc="2026-05-20T12:39:00Z">
                <w:pPr>
                  <w:pStyle w:val="Compact"/>
                </w:pPr>
              </w:pPrChange>
            </w:pPr>
            <w:r>
              <w:t>6.1 Experimental Setup</w:t>
            </w:r>
          </w:p>
        </w:tc>
        <w:tc>
          <w:tcPr>
            <w:tcW w:w="528" w:type="dxa"/>
          </w:tcPr>
          <w:p w14:paraId="49BF7F52" w14:textId="77777777" w:rsidR="008D3C17" w:rsidRDefault="00000000">
            <w:pPr>
              <w:pStyle w:val="Compact"/>
              <w:spacing w:line="360" w:lineRule="auto"/>
              <w:jc w:val="center"/>
              <w:pPrChange w:id="147" w:author="Accreditation" w:date="2026-05-20T15:39:00Z" w16du:dateUtc="2026-05-20T12:39:00Z">
                <w:pPr>
                  <w:pStyle w:val="Compact"/>
                  <w:jc w:val="center"/>
                </w:pPr>
              </w:pPrChange>
            </w:pPr>
            <w:r>
              <w:t>75</w:t>
            </w:r>
          </w:p>
        </w:tc>
      </w:tr>
      <w:tr w:rsidR="008D3C17" w14:paraId="224DEDB0" w14:textId="77777777">
        <w:tc>
          <w:tcPr>
            <w:tcW w:w="7392" w:type="dxa"/>
          </w:tcPr>
          <w:p w14:paraId="38F7F041" w14:textId="77777777" w:rsidR="008D3C17" w:rsidRDefault="00000000">
            <w:pPr>
              <w:pStyle w:val="Compact"/>
              <w:spacing w:line="360" w:lineRule="auto"/>
              <w:pPrChange w:id="148" w:author="Accreditation" w:date="2026-05-20T15:39:00Z" w16du:dateUtc="2026-05-20T12:39:00Z">
                <w:pPr>
                  <w:pStyle w:val="Compact"/>
                </w:pPr>
              </w:pPrChange>
            </w:pPr>
            <w:r>
              <w:lastRenderedPageBreak/>
              <w:t>6.2 Dataset Statistics</w:t>
            </w:r>
          </w:p>
        </w:tc>
        <w:tc>
          <w:tcPr>
            <w:tcW w:w="528" w:type="dxa"/>
          </w:tcPr>
          <w:p w14:paraId="1AC8BED7" w14:textId="77777777" w:rsidR="008D3C17" w:rsidRDefault="00000000">
            <w:pPr>
              <w:pStyle w:val="Compact"/>
              <w:spacing w:line="360" w:lineRule="auto"/>
              <w:jc w:val="center"/>
              <w:pPrChange w:id="149" w:author="Accreditation" w:date="2026-05-20T15:39:00Z" w16du:dateUtc="2026-05-20T12:39:00Z">
                <w:pPr>
                  <w:pStyle w:val="Compact"/>
                  <w:jc w:val="center"/>
                </w:pPr>
              </w:pPrChange>
            </w:pPr>
            <w:r>
              <w:t>76</w:t>
            </w:r>
          </w:p>
        </w:tc>
      </w:tr>
      <w:tr w:rsidR="008D3C17" w14:paraId="54BE10F7" w14:textId="77777777">
        <w:tc>
          <w:tcPr>
            <w:tcW w:w="7392" w:type="dxa"/>
          </w:tcPr>
          <w:p w14:paraId="22A43987" w14:textId="77777777" w:rsidR="008D3C17" w:rsidRDefault="00000000">
            <w:pPr>
              <w:pStyle w:val="Compact"/>
              <w:spacing w:line="360" w:lineRule="auto"/>
              <w:pPrChange w:id="150" w:author="Accreditation" w:date="2026-05-20T15:39:00Z" w16du:dateUtc="2026-05-20T12:39:00Z">
                <w:pPr>
                  <w:pStyle w:val="Compact"/>
                </w:pPr>
              </w:pPrChange>
            </w:pPr>
            <w:r>
              <w:t>6.3 Training Dynamics</w:t>
            </w:r>
          </w:p>
        </w:tc>
        <w:tc>
          <w:tcPr>
            <w:tcW w:w="528" w:type="dxa"/>
          </w:tcPr>
          <w:p w14:paraId="113FB98D" w14:textId="77777777" w:rsidR="008D3C17" w:rsidRDefault="00000000">
            <w:pPr>
              <w:pStyle w:val="Compact"/>
              <w:spacing w:line="360" w:lineRule="auto"/>
              <w:jc w:val="center"/>
              <w:pPrChange w:id="151" w:author="Accreditation" w:date="2026-05-20T15:39:00Z" w16du:dateUtc="2026-05-20T12:39:00Z">
                <w:pPr>
                  <w:pStyle w:val="Compact"/>
                  <w:jc w:val="center"/>
                </w:pPr>
              </w:pPrChange>
            </w:pPr>
            <w:r>
              <w:t>78</w:t>
            </w:r>
          </w:p>
        </w:tc>
      </w:tr>
      <w:tr w:rsidR="008D3C17" w14:paraId="17EAA7C4" w14:textId="77777777">
        <w:tc>
          <w:tcPr>
            <w:tcW w:w="7392" w:type="dxa"/>
          </w:tcPr>
          <w:p w14:paraId="1A9DBD28" w14:textId="77777777" w:rsidR="008D3C17" w:rsidRDefault="00000000">
            <w:pPr>
              <w:pStyle w:val="Compact"/>
              <w:spacing w:line="360" w:lineRule="auto"/>
              <w:pPrChange w:id="152" w:author="Accreditation" w:date="2026-05-20T15:39:00Z" w16du:dateUtc="2026-05-20T12:39:00Z">
                <w:pPr>
                  <w:pStyle w:val="Compact"/>
                </w:pPr>
              </w:pPrChange>
            </w:pPr>
            <w:r>
              <w:t>6.4 Overall Model Performance</w:t>
            </w:r>
          </w:p>
        </w:tc>
        <w:tc>
          <w:tcPr>
            <w:tcW w:w="528" w:type="dxa"/>
          </w:tcPr>
          <w:p w14:paraId="306E70D0" w14:textId="77777777" w:rsidR="008D3C17" w:rsidRDefault="00000000">
            <w:pPr>
              <w:pStyle w:val="Compact"/>
              <w:spacing w:line="360" w:lineRule="auto"/>
              <w:jc w:val="center"/>
              <w:pPrChange w:id="153" w:author="Accreditation" w:date="2026-05-20T15:39:00Z" w16du:dateUtc="2026-05-20T12:39:00Z">
                <w:pPr>
                  <w:pStyle w:val="Compact"/>
                  <w:jc w:val="center"/>
                </w:pPr>
              </w:pPrChange>
            </w:pPr>
            <w:r>
              <w:t>81</w:t>
            </w:r>
          </w:p>
        </w:tc>
      </w:tr>
      <w:tr w:rsidR="008D3C17" w14:paraId="2B1F39B6" w14:textId="77777777">
        <w:tc>
          <w:tcPr>
            <w:tcW w:w="7392" w:type="dxa"/>
          </w:tcPr>
          <w:p w14:paraId="2032D9A1" w14:textId="77777777" w:rsidR="008D3C17" w:rsidRDefault="00000000">
            <w:pPr>
              <w:pStyle w:val="Compact"/>
              <w:spacing w:line="360" w:lineRule="auto"/>
              <w:pPrChange w:id="154" w:author="Accreditation" w:date="2026-05-20T15:39:00Z" w16du:dateUtc="2026-05-20T12:39:00Z">
                <w:pPr>
                  <w:pStyle w:val="Compact"/>
                </w:pPr>
              </w:pPrChange>
            </w:pPr>
            <w:r>
              <w:t>6.5 Per-Entity Analysis</w:t>
            </w:r>
          </w:p>
        </w:tc>
        <w:tc>
          <w:tcPr>
            <w:tcW w:w="528" w:type="dxa"/>
          </w:tcPr>
          <w:p w14:paraId="59D3BDA5" w14:textId="77777777" w:rsidR="008D3C17" w:rsidRDefault="00000000">
            <w:pPr>
              <w:pStyle w:val="Compact"/>
              <w:spacing w:line="360" w:lineRule="auto"/>
              <w:jc w:val="center"/>
              <w:pPrChange w:id="155" w:author="Accreditation" w:date="2026-05-20T15:39:00Z" w16du:dateUtc="2026-05-20T12:39:00Z">
                <w:pPr>
                  <w:pStyle w:val="Compact"/>
                  <w:jc w:val="center"/>
                </w:pPr>
              </w:pPrChange>
            </w:pPr>
            <w:r>
              <w:t>82</w:t>
            </w:r>
          </w:p>
        </w:tc>
      </w:tr>
      <w:tr w:rsidR="008D3C17" w14:paraId="06E4D332" w14:textId="77777777">
        <w:tc>
          <w:tcPr>
            <w:tcW w:w="7392" w:type="dxa"/>
          </w:tcPr>
          <w:p w14:paraId="67F5BBA1" w14:textId="77777777" w:rsidR="008D3C17" w:rsidRDefault="00000000">
            <w:pPr>
              <w:pStyle w:val="Compact"/>
              <w:spacing w:line="360" w:lineRule="auto"/>
              <w:pPrChange w:id="156" w:author="Accreditation" w:date="2026-05-20T15:39:00Z" w16du:dateUtc="2026-05-20T12:39:00Z">
                <w:pPr>
                  <w:pStyle w:val="Compact"/>
                </w:pPr>
              </w:pPrChange>
            </w:pPr>
            <w:r>
              <w:t>6.6 Ablation: Focal Loss versus Cross Entropy</w:t>
            </w:r>
          </w:p>
        </w:tc>
        <w:tc>
          <w:tcPr>
            <w:tcW w:w="528" w:type="dxa"/>
          </w:tcPr>
          <w:p w14:paraId="592BF863" w14:textId="77777777" w:rsidR="008D3C17" w:rsidRDefault="00000000">
            <w:pPr>
              <w:pStyle w:val="Compact"/>
              <w:spacing w:line="360" w:lineRule="auto"/>
              <w:jc w:val="center"/>
              <w:pPrChange w:id="157" w:author="Accreditation" w:date="2026-05-20T15:39:00Z" w16du:dateUtc="2026-05-20T12:39:00Z">
                <w:pPr>
                  <w:pStyle w:val="Compact"/>
                  <w:jc w:val="center"/>
                </w:pPr>
              </w:pPrChange>
            </w:pPr>
            <w:r>
              <w:t>84</w:t>
            </w:r>
          </w:p>
        </w:tc>
      </w:tr>
      <w:tr w:rsidR="008D3C17" w14:paraId="00D7B173" w14:textId="77777777">
        <w:tc>
          <w:tcPr>
            <w:tcW w:w="7392" w:type="dxa"/>
          </w:tcPr>
          <w:p w14:paraId="1386E7DA" w14:textId="77777777" w:rsidR="008D3C17" w:rsidRDefault="00000000">
            <w:pPr>
              <w:pStyle w:val="Compact"/>
              <w:spacing w:line="360" w:lineRule="auto"/>
              <w:pPrChange w:id="158" w:author="Accreditation" w:date="2026-05-20T15:39:00Z" w16du:dateUtc="2026-05-20T12:39:00Z">
                <w:pPr>
                  <w:pStyle w:val="Compact"/>
                </w:pPr>
              </w:pPrChange>
            </w:pPr>
            <w:r>
              <w:t>6.7 Knowledge-Base Validation Impact</w:t>
            </w:r>
          </w:p>
        </w:tc>
        <w:tc>
          <w:tcPr>
            <w:tcW w:w="528" w:type="dxa"/>
          </w:tcPr>
          <w:p w14:paraId="397962FF" w14:textId="77777777" w:rsidR="008D3C17" w:rsidRDefault="00000000">
            <w:pPr>
              <w:pStyle w:val="Compact"/>
              <w:spacing w:line="360" w:lineRule="auto"/>
              <w:jc w:val="center"/>
              <w:pPrChange w:id="159" w:author="Accreditation" w:date="2026-05-20T15:39:00Z" w16du:dateUtc="2026-05-20T12:39:00Z">
                <w:pPr>
                  <w:pStyle w:val="Compact"/>
                  <w:jc w:val="center"/>
                </w:pPr>
              </w:pPrChange>
            </w:pPr>
            <w:r>
              <w:t>85</w:t>
            </w:r>
          </w:p>
        </w:tc>
      </w:tr>
      <w:tr w:rsidR="008D3C17" w14:paraId="44DA0E61" w14:textId="77777777">
        <w:tc>
          <w:tcPr>
            <w:tcW w:w="7392" w:type="dxa"/>
          </w:tcPr>
          <w:p w14:paraId="6DBF2FF6" w14:textId="77777777" w:rsidR="008D3C17" w:rsidRDefault="00000000">
            <w:pPr>
              <w:pStyle w:val="Compact"/>
              <w:spacing w:line="360" w:lineRule="auto"/>
              <w:pPrChange w:id="160" w:author="Accreditation" w:date="2026-05-20T15:39:00Z" w16du:dateUtc="2026-05-20T12:39:00Z">
                <w:pPr>
                  <w:pStyle w:val="Compact"/>
                </w:pPr>
              </w:pPrChange>
            </w:pPr>
            <w:r>
              <w:t>6.8 Inference Latency and Throughput</w:t>
            </w:r>
          </w:p>
        </w:tc>
        <w:tc>
          <w:tcPr>
            <w:tcW w:w="528" w:type="dxa"/>
          </w:tcPr>
          <w:p w14:paraId="5A9FF07F" w14:textId="77777777" w:rsidR="008D3C17" w:rsidRDefault="00000000">
            <w:pPr>
              <w:pStyle w:val="Compact"/>
              <w:spacing w:line="360" w:lineRule="auto"/>
              <w:jc w:val="center"/>
              <w:pPrChange w:id="161" w:author="Accreditation" w:date="2026-05-20T15:39:00Z" w16du:dateUtc="2026-05-20T12:39:00Z">
                <w:pPr>
                  <w:pStyle w:val="Compact"/>
                  <w:jc w:val="center"/>
                </w:pPr>
              </w:pPrChange>
            </w:pPr>
            <w:r>
              <w:t>86</w:t>
            </w:r>
          </w:p>
        </w:tc>
      </w:tr>
      <w:tr w:rsidR="008D3C17" w14:paraId="7739DBD2" w14:textId="77777777">
        <w:tc>
          <w:tcPr>
            <w:tcW w:w="7392" w:type="dxa"/>
          </w:tcPr>
          <w:p w14:paraId="7C667BB2" w14:textId="77777777" w:rsidR="008D3C17" w:rsidRDefault="00000000">
            <w:pPr>
              <w:pStyle w:val="Compact"/>
              <w:spacing w:line="360" w:lineRule="auto"/>
              <w:pPrChange w:id="162" w:author="Accreditation" w:date="2026-05-20T15:39:00Z" w16du:dateUtc="2026-05-20T12:39:00Z">
                <w:pPr>
                  <w:pStyle w:val="Compact"/>
                </w:pPr>
              </w:pPrChange>
            </w:pPr>
            <w:r>
              <w:t>6.9 End-to-End Demonstration</w:t>
            </w:r>
          </w:p>
        </w:tc>
        <w:tc>
          <w:tcPr>
            <w:tcW w:w="528" w:type="dxa"/>
          </w:tcPr>
          <w:p w14:paraId="02A4616A" w14:textId="77777777" w:rsidR="008D3C17" w:rsidRDefault="00000000">
            <w:pPr>
              <w:pStyle w:val="Compact"/>
              <w:spacing w:line="360" w:lineRule="auto"/>
              <w:jc w:val="center"/>
              <w:pPrChange w:id="163" w:author="Accreditation" w:date="2026-05-20T15:39:00Z" w16du:dateUtc="2026-05-20T12:39:00Z">
                <w:pPr>
                  <w:pStyle w:val="Compact"/>
                  <w:jc w:val="center"/>
                </w:pPr>
              </w:pPrChange>
            </w:pPr>
            <w:r>
              <w:t>87</w:t>
            </w:r>
          </w:p>
        </w:tc>
      </w:tr>
      <w:tr w:rsidR="008D3C17" w14:paraId="15798A9F" w14:textId="77777777">
        <w:tc>
          <w:tcPr>
            <w:tcW w:w="7392" w:type="dxa"/>
          </w:tcPr>
          <w:p w14:paraId="01B30FF7" w14:textId="77777777" w:rsidR="008D3C17" w:rsidRDefault="00000000">
            <w:pPr>
              <w:pStyle w:val="Compact"/>
              <w:spacing w:line="360" w:lineRule="auto"/>
              <w:pPrChange w:id="164" w:author="Accreditation" w:date="2026-05-20T15:39:00Z" w16du:dateUtc="2026-05-20T12:39:00Z">
                <w:pPr>
                  <w:pStyle w:val="Compact"/>
                </w:pPr>
              </w:pPrChange>
            </w:pPr>
            <w:r>
              <w:t>6.10 User Acceptance Testing</w:t>
            </w:r>
          </w:p>
        </w:tc>
        <w:tc>
          <w:tcPr>
            <w:tcW w:w="528" w:type="dxa"/>
          </w:tcPr>
          <w:p w14:paraId="4D7826E9" w14:textId="77777777" w:rsidR="008D3C17" w:rsidRDefault="00000000">
            <w:pPr>
              <w:pStyle w:val="Compact"/>
              <w:spacing w:line="360" w:lineRule="auto"/>
              <w:jc w:val="center"/>
              <w:pPrChange w:id="165" w:author="Accreditation" w:date="2026-05-20T15:39:00Z" w16du:dateUtc="2026-05-20T12:39:00Z">
                <w:pPr>
                  <w:pStyle w:val="Compact"/>
                  <w:jc w:val="center"/>
                </w:pPr>
              </w:pPrChange>
            </w:pPr>
            <w:r>
              <w:t>88</w:t>
            </w:r>
          </w:p>
        </w:tc>
      </w:tr>
      <w:tr w:rsidR="008D3C17" w14:paraId="2C560F3E" w14:textId="77777777">
        <w:tc>
          <w:tcPr>
            <w:tcW w:w="7392" w:type="dxa"/>
          </w:tcPr>
          <w:p w14:paraId="72C7B54C" w14:textId="77777777" w:rsidR="008D3C17" w:rsidRDefault="00000000">
            <w:pPr>
              <w:pStyle w:val="Compact"/>
              <w:spacing w:line="360" w:lineRule="auto"/>
              <w:pPrChange w:id="166" w:author="Accreditation" w:date="2026-05-20T15:39:00Z" w16du:dateUtc="2026-05-20T12:39:00Z">
                <w:pPr>
                  <w:pStyle w:val="Compact"/>
                </w:pPr>
              </w:pPrChange>
            </w:pPr>
            <w:r>
              <w:t>6.11 Error Analysis</w:t>
            </w:r>
          </w:p>
        </w:tc>
        <w:tc>
          <w:tcPr>
            <w:tcW w:w="528" w:type="dxa"/>
          </w:tcPr>
          <w:p w14:paraId="72832602" w14:textId="77777777" w:rsidR="008D3C17" w:rsidRDefault="00000000">
            <w:pPr>
              <w:pStyle w:val="Compact"/>
              <w:spacing w:line="360" w:lineRule="auto"/>
              <w:jc w:val="center"/>
              <w:pPrChange w:id="167" w:author="Accreditation" w:date="2026-05-20T15:39:00Z" w16du:dateUtc="2026-05-20T12:39:00Z">
                <w:pPr>
                  <w:pStyle w:val="Compact"/>
                  <w:jc w:val="center"/>
                </w:pPr>
              </w:pPrChange>
            </w:pPr>
            <w:r>
              <w:t>90</w:t>
            </w:r>
          </w:p>
        </w:tc>
      </w:tr>
      <w:tr w:rsidR="008D3C17" w14:paraId="3ED53CA8" w14:textId="77777777">
        <w:tc>
          <w:tcPr>
            <w:tcW w:w="7392" w:type="dxa"/>
          </w:tcPr>
          <w:p w14:paraId="7C938261" w14:textId="77777777" w:rsidR="008D3C17" w:rsidRDefault="00000000">
            <w:pPr>
              <w:pStyle w:val="Compact"/>
              <w:spacing w:line="360" w:lineRule="auto"/>
              <w:pPrChange w:id="168" w:author="Accreditation" w:date="2026-05-20T15:39:00Z" w16du:dateUtc="2026-05-20T12:39:00Z">
                <w:pPr>
                  <w:pStyle w:val="Compact"/>
                </w:pPr>
              </w:pPrChange>
            </w:pPr>
            <w:r>
              <w:t>6.12 Discussion</w:t>
            </w:r>
          </w:p>
        </w:tc>
        <w:tc>
          <w:tcPr>
            <w:tcW w:w="528" w:type="dxa"/>
          </w:tcPr>
          <w:p w14:paraId="41FDC0AB" w14:textId="77777777" w:rsidR="008D3C17" w:rsidRDefault="00000000">
            <w:pPr>
              <w:pStyle w:val="Compact"/>
              <w:spacing w:line="360" w:lineRule="auto"/>
              <w:jc w:val="center"/>
              <w:pPrChange w:id="169" w:author="Accreditation" w:date="2026-05-20T15:39:00Z" w16du:dateUtc="2026-05-20T12:39:00Z">
                <w:pPr>
                  <w:pStyle w:val="Compact"/>
                  <w:jc w:val="center"/>
                </w:pPr>
              </w:pPrChange>
            </w:pPr>
            <w:r>
              <w:t>91</w:t>
            </w:r>
          </w:p>
        </w:tc>
      </w:tr>
      <w:tr w:rsidR="008D3C17" w14:paraId="6A1CD4B4" w14:textId="77777777">
        <w:tc>
          <w:tcPr>
            <w:tcW w:w="7392" w:type="dxa"/>
          </w:tcPr>
          <w:p w14:paraId="1584DF63" w14:textId="77777777" w:rsidR="008D3C17" w:rsidRDefault="00000000">
            <w:pPr>
              <w:pStyle w:val="Compact"/>
              <w:spacing w:line="360" w:lineRule="auto"/>
              <w:pPrChange w:id="170" w:author="Accreditation" w:date="2026-05-20T15:39:00Z" w16du:dateUtc="2026-05-20T12:39:00Z">
                <w:pPr>
                  <w:pStyle w:val="Compact"/>
                </w:pPr>
              </w:pPrChange>
            </w:pPr>
            <w:r>
              <w:t>6.13 Threats to Validity</w:t>
            </w:r>
          </w:p>
        </w:tc>
        <w:tc>
          <w:tcPr>
            <w:tcW w:w="528" w:type="dxa"/>
          </w:tcPr>
          <w:p w14:paraId="257A9117" w14:textId="77777777" w:rsidR="008D3C17" w:rsidRDefault="00000000">
            <w:pPr>
              <w:pStyle w:val="Compact"/>
              <w:spacing w:line="360" w:lineRule="auto"/>
              <w:jc w:val="center"/>
              <w:pPrChange w:id="171" w:author="Accreditation" w:date="2026-05-20T15:39:00Z" w16du:dateUtc="2026-05-20T12:39:00Z">
                <w:pPr>
                  <w:pStyle w:val="Compact"/>
                  <w:jc w:val="center"/>
                </w:pPr>
              </w:pPrChange>
            </w:pPr>
            <w:r>
              <w:t>92</w:t>
            </w:r>
          </w:p>
        </w:tc>
      </w:tr>
      <w:tr w:rsidR="008D3C17" w14:paraId="017696FC" w14:textId="77777777">
        <w:tc>
          <w:tcPr>
            <w:tcW w:w="7392" w:type="dxa"/>
          </w:tcPr>
          <w:p w14:paraId="6F18E3D1" w14:textId="77777777" w:rsidR="008D3C17" w:rsidRDefault="00000000">
            <w:pPr>
              <w:pStyle w:val="Compact"/>
              <w:spacing w:line="360" w:lineRule="auto"/>
              <w:pPrChange w:id="172" w:author="Accreditation" w:date="2026-05-20T15:39:00Z" w16du:dateUtc="2026-05-20T12:39:00Z">
                <w:pPr>
                  <w:pStyle w:val="Compact"/>
                </w:pPr>
              </w:pPrChange>
            </w:pPr>
            <w:r>
              <w:rPr>
                <w:b/>
                <w:bCs/>
              </w:rPr>
              <w:t>7. Conclusions, Recommendations, and Future Work</w:t>
            </w:r>
          </w:p>
        </w:tc>
        <w:tc>
          <w:tcPr>
            <w:tcW w:w="528" w:type="dxa"/>
          </w:tcPr>
          <w:p w14:paraId="28E8AE61" w14:textId="77777777" w:rsidR="008D3C17" w:rsidRDefault="00000000">
            <w:pPr>
              <w:pStyle w:val="Compact"/>
              <w:spacing w:line="360" w:lineRule="auto"/>
              <w:jc w:val="center"/>
              <w:pPrChange w:id="173" w:author="Accreditation" w:date="2026-05-20T15:39:00Z" w16du:dateUtc="2026-05-20T12:39:00Z">
                <w:pPr>
                  <w:pStyle w:val="Compact"/>
                  <w:jc w:val="center"/>
                </w:pPr>
              </w:pPrChange>
            </w:pPr>
            <w:r>
              <w:t>94</w:t>
            </w:r>
          </w:p>
        </w:tc>
      </w:tr>
      <w:tr w:rsidR="008D3C17" w14:paraId="44391EC7" w14:textId="77777777">
        <w:tc>
          <w:tcPr>
            <w:tcW w:w="7392" w:type="dxa"/>
          </w:tcPr>
          <w:p w14:paraId="3D8AE98F" w14:textId="77777777" w:rsidR="008D3C17" w:rsidRDefault="00000000">
            <w:pPr>
              <w:pStyle w:val="Compact"/>
              <w:spacing w:line="360" w:lineRule="auto"/>
              <w:pPrChange w:id="174" w:author="Accreditation" w:date="2026-05-20T15:39:00Z" w16du:dateUtc="2026-05-20T12:39:00Z">
                <w:pPr>
                  <w:pStyle w:val="Compact"/>
                </w:pPr>
              </w:pPrChange>
            </w:pPr>
            <w:r>
              <w:t>7.1 Summary</w:t>
            </w:r>
          </w:p>
        </w:tc>
        <w:tc>
          <w:tcPr>
            <w:tcW w:w="528" w:type="dxa"/>
          </w:tcPr>
          <w:p w14:paraId="152EECA4" w14:textId="77777777" w:rsidR="008D3C17" w:rsidRDefault="00000000">
            <w:pPr>
              <w:pStyle w:val="Compact"/>
              <w:spacing w:line="360" w:lineRule="auto"/>
              <w:jc w:val="center"/>
              <w:pPrChange w:id="175" w:author="Accreditation" w:date="2026-05-20T15:39:00Z" w16du:dateUtc="2026-05-20T12:39:00Z">
                <w:pPr>
                  <w:pStyle w:val="Compact"/>
                  <w:jc w:val="center"/>
                </w:pPr>
              </w:pPrChange>
            </w:pPr>
            <w:r>
              <w:t>94</w:t>
            </w:r>
          </w:p>
        </w:tc>
      </w:tr>
      <w:tr w:rsidR="008D3C17" w14:paraId="268325E6" w14:textId="77777777">
        <w:tc>
          <w:tcPr>
            <w:tcW w:w="7392" w:type="dxa"/>
          </w:tcPr>
          <w:p w14:paraId="5E5E91E8" w14:textId="77777777" w:rsidR="008D3C17" w:rsidRDefault="00000000">
            <w:pPr>
              <w:pStyle w:val="Compact"/>
              <w:spacing w:line="360" w:lineRule="auto"/>
              <w:pPrChange w:id="176" w:author="Accreditation" w:date="2026-05-20T15:39:00Z" w16du:dateUtc="2026-05-20T12:39:00Z">
                <w:pPr>
                  <w:pStyle w:val="Compact"/>
                </w:pPr>
              </w:pPrChange>
            </w:pPr>
            <w:r>
              <w:t>7.2 Answers to the Research Questions</w:t>
            </w:r>
          </w:p>
        </w:tc>
        <w:tc>
          <w:tcPr>
            <w:tcW w:w="528" w:type="dxa"/>
          </w:tcPr>
          <w:p w14:paraId="6D105469" w14:textId="77777777" w:rsidR="008D3C17" w:rsidRDefault="00000000">
            <w:pPr>
              <w:pStyle w:val="Compact"/>
              <w:spacing w:line="360" w:lineRule="auto"/>
              <w:jc w:val="center"/>
              <w:pPrChange w:id="177" w:author="Accreditation" w:date="2026-05-20T15:39:00Z" w16du:dateUtc="2026-05-20T12:39:00Z">
                <w:pPr>
                  <w:pStyle w:val="Compact"/>
                  <w:jc w:val="center"/>
                </w:pPr>
              </w:pPrChange>
            </w:pPr>
            <w:r>
              <w:t>96</w:t>
            </w:r>
          </w:p>
        </w:tc>
      </w:tr>
      <w:tr w:rsidR="008D3C17" w14:paraId="26B0418C" w14:textId="77777777">
        <w:tc>
          <w:tcPr>
            <w:tcW w:w="7392" w:type="dxa"/>
          </w:tcPr>
          <w:p w14:paraId="1051B5CF" w14:textId="77777777" w:rsidR="008D3C17" w:rsidRDefault="00000000">
            <w:pPr>
              <w:pStyle w:val="Compact"/>
              <w:spacing w:line="360" w:lineRule="auto"/>
              <w:pPrChange w:id="178" w:author="Accreditation" w:date="2026-05-20T15:39:00Z" w16du:dateUtc="2026-05-20T12:39:00Z">
                <w:pPr>
                  <w:pStyle w:val="Compact"/>
                </w:pPr>
              </w:pPrChange>
            </w:pPr>
            <w:r>
              <w:t>7.3 Contributions</w:t>
            </w:r>
          </w:p>
        </w:tc>
        <w:tc>
          <w:tcPr>
            <w:tcW w:w="528" w:type="dxa"/>
          </w:tcPr>
          <w:p w14:paraId="29B88417" w14:textId="77777777" w:rsidR="008D3C17" w:rsidRDefault="00000000">
            <w:pPr>
              <w:pStyle w:val="Compact"/>
              <w:spacing w:line="360" w:lineRule="auto"/>
              <w:jc w:val="center"/>
              <w:pPrChange w:id="179" w:author="Accreditation" w:date="2026-05-20T15:39:00Z" w16du:dateUtc="2026-05-20T12:39:00Z">
                <w:pPr>
                  <w:pStyle w:val="Compact"/>
                  <w:jc w:val="center"/>
                </w:pPr>
              </w:pPrChange>
            </w:pPr>
            <w:r>
              <w:t>98</w:t>
            </w:r>
          </w:p>
        </w:tc>
      </w:tr>
      <w:tr w:rsidR="008D3C17" w14:paraId="4659303A" w14:textId="77777777">
        <w:tc>
          <w:tcPr>
            <w:tcW w:w="7392" w:type="dxa"/>
          </w:tcPr>
          <w:p w14:paraId="52CF4D82" w14:textId="77777777" w:rsidR="008D3C17" w:rsidRDefault="00000000">
            <w:pPr>
              <w:pStyle w:val="Compact"/>
              <w:spacing w:line="360" w:lineRule="auto"/>
              <w:pPrChange w:id="180" w:author="Accreditation" w:date="2026-05-20T15:39:00Z" w16du:dateUtc="2026-05-20T12:39:00Z">
                <w:pPr>
                  <w:pStyle w:val="Compact"/>
                </w:pPr>
              </w:pPrChange>
            </w:pPr>
            <w:r>
              <w:t>7.4 Recommendations</w:t>
            </w:r>
          </w:p>
        </w:tc>
        <w:tc>
          <w:tcPr>
            <w:tcW w:w="528" w:type="dxa"/>
          </w:tcPr>
          <w:p w14:paraId="75DD5029" w14:textId="77777777" w:rsidR="008D3C17" w:rsidRDefault="00000000">
            <w:pPr>
              <w:pStyle w:val="Compact"/>
              <w:spacing w:line="360" w:lineRule="auto"/>
              <w:jc w:val="center"/>
              <w:pPrChange w:id="181" w:author="Accreditation" w:date="2026-05-20T15:39:00Z" w16du:dateUtc="2026-05-20T12:39:00Z">
                <w:pPr>
                  <w:pStyle w:val="Compact"/>
                  <w:jc w:val="center"/>
                </w:pPr>
              </w:pPrChange>
            </w:pPr>
            <w:r>
              <w:t>100</w:t>
            </w:r>
          </w:p>
        </w:tc>
      </w:tr>
      <w:tr w:rsidR="008D3C17" w14:paraId="5D2E43B0" w14:textId="77777777">
        <w:tc>
          <w:tcPr>
            <w:tcW w:w="7392" w:type="dxa"/>
          </w:tcPr>
          <w:p w14:paraId="669BFA4F" w14:textId="77777777" w:rsidR="008D3C17" w:rsidRDefault="00000000">
            <w:pPr>
              <w:pStyle w:val="Compact"/>
              <w:spacing w:line="360" w:lineRule="auto"/>
              <w:pPrChange w:id="182" w:author="Accreditation" w:date="2026-05-20T15:39:00Z" w16du:dateUtc="2026-05-20T12:39:00Z">
                <w:pPr>
                  <w:pStyle w:val="Compact"/>
                </w:pPr>
              </w:pPrChange>
            </w:pPr>
            <w:r>
              <w:t>7.5 Future Work</w:t>
            </w:r>
          </w:p>
        </w:tc>
        <w:tc>
          <w:tcPr>
            <w:tcW w:w="528" w:type="dxa"/>
          </w:tcPr>
          <w:p w14:paraId="08DE8F5B" w14:textId="77777777" w:rsidR="008D3C17" w:rsidRDefault="00000000">
            <w:pPr>
              <w:pStyle w:val="Compact"/>
              <w:spacing w:line="360" w:lineRule="auto"/>
              <w:jc w:val="center"/>
              <w:pPrChange w:id="183" w:author="Accreditation" w:date="2026-05-20T15:39:00Z" w16du:dateUtc="2026-05-20T12:39:00Z">
                <w:pPr>
                  <w:pStyle w:val="Compact"/>
                  <w:jc w:val="center"/>
                </w:pPr>
              </w:pPrChange>
            </w:pPr>
            <w:r>
              <w:t>101</w:t>
            </w:r>
          </w:p>
        </w:tc>
      </w:tr>
      <w:tr w:rsidR="008D3C17" w14:paraId="58324376" w14:textId="77777777">
        <w:tc>
          <w:tcPr>
            <w:tcW w:w="7392" w:type="dxa"/>
          </w:tcPr>
          <w:p w14:paraId="52E7A887" w14:textId="77777777" w:rsidR="008D3C17" w:rsidRDefault="00000000">
            <w:pPr>
              <w:pStyle w:val="Compact"/>
              <w:spacing w:line="360" w:lineRule="auto"/>
              <w:pPrChange w:id="184" w:author="Accreditation" w:date="2026-05-20T15:39:00Z" w16du:dateUtc="2026-05-20T12:39:00Z">
                <w:pPr>
                  <w:pStyle w:val="Compact"/>
                </w:pPr>
              </w:pPrChange>
            </w:pPr>
            <w:r>
              <w:t>References</w:t>
            </w:r>
          </w:p>
        </w:tc>
        <w:tc>
          <w:tcPr>
            <w:tcW w:w="528" w:type="dxa"/>
          </w:tcPr>
          <w:p w14:paraId="1C392AF9" w14:textId="77777777" w:rsidR="008D3C17" w:rsidRDefault="00000000">
            <w:pPr>
              <w:pStyle w:val="Compact"/>
              <w:spacing w:line="360" w:lineRule="auto"/>
              <w:jc w:val="center"/>
              <w:pPrChange w:id="185" w:author="Accreditation" w:date="2026-05-20T15:39:00Z" w16du:dateUtc="2026-05-20T12:39:00Z">
                <w:pPr>
                  <w:pStyle w:val="Compact"/>
                  <w:jc w:val="center"/>
                </w:pPr>
              </w:pPrChange>
            </w:pPr>
            <w:r>
              <w:t>104</w:t>
            </w:r>
          </w:p>
        </w:tc>
      </w:tr>
      <w:tr w:rsidR="008D3C17" w14:paraId="40F1FA94" w14:textId="77777777">
        <w:tc>
          <w:tcPr>
            <w:tcW w:w="7392" w:type="dxa"/>
          </w:tcPr>
          <w:p w14:paraId="1B52D7C4" w14:textId="77777777" w:rsidR="008D3C17" w:rsidRDefault="00000000">
            <w:pPr>
              <w:pStyle w:val="Compact"/>
              <w:spacing w:line="360" w:lineRule="auto"/>
              <w:pPrChange w:id="186" w:author="Accreditation" w:date="2026-05-20T15:39:00Z" w16du:dateUtc="2026-05-20T12:39:00Z">
                <w:pPr>
                  <w:pStyle w:val="Compact"/>
                </w:pPr>
              </w:pPrChange>
            </w:pPr>
            <w:r>
              <w:t>Annex A: Entity Annotation Guidelines (Summary)</w:t>
            </w:r>
          </w:p>
        </w:tc>
        <w:tc>
          <w:tcPr>
            <w:tcW w:w="528" w:type="dxa"/>
          </w:tcPr>
          <w:p w14:paraId="542C4222" w14:textId="77777777" w:rsidR="008D3C17" w:rsidRDefault="00000000">
            <w:pPr>
              <w:pStyle w:val="Compact"/>
              <w:spacing w:line="360" w:lineRule="auto"/>
              <w:jc w:val="center"/>
              <w:pPrChange w:id="187" w:author="Accreditation" w:date="2026-05-20T15:39:00Z" w16du:dateUtc="2026-05-20T12:39:00Z">
                <w:pPr>
                  <w:pStyle w:val="Compact"/>
                  <w:jc w:val="center"/>
                </w:pPr>
              </w:pPrChange>
            </w:pPr>
            <w:r>
              <w:t>108</w:t>
            </w:r>
          </w:p>
        </w:tc>
      </w:tr>
      <w:tr w:rsidR="008D3C17" w14:paraId="0D0C477E" w14:textId="77777777">
        <w:tc>
          <w:tcPr>
            <w:tcW w:w="7392" w:type="dxa"/>
          </w:tcPr>
          <w:p w14:paraId="1E26CCA5" w14:textId="77777777" w:rsidR="008D3C17" w:rsidRDefault="00000000">
            <w:pPr>
              <w:pStyle w:val="Compact"/>
              <w:spacing w:line="360" w:lineRule="auto"/>
              <w:pPrChange w:id="188" w:author="Accreditation" w:date="2026-05-20T15:39:00Z" w16du:dateUtc="2026-05-20T12:39:00Z">
                <w:pPr>
                  <w:pStyle w:val="Compact"/>
                </w:pPr>
              </w:pPrChange>
            </w:pPr>
            <w:r>
              <w:t>Annex B: Hierarchical Taxonomy of African Violent Events</w:t>
            </w:r>
          </w:p>
        </w:tc>
        <w:tc>
          <w:tcPr>
            <w:tcW w:w="528" w:type="dxa"/>
          </w:tcPr>
          <w:p w14:paraId="5185975A" w14:textId="77777777" w:rsidR="008D3C17" w:rsidRDefault="00000000">
            <w:pPr>
              <w:pStyle w:val="Compact"/>
              <w:spacing w:line="360" w:lineRule="auto"/>
              <w:jc w:val="center"/>
              <w:pPrChange w:id="189" w:author="Accreditation" w:date="2026-05-20T15:39:00Z" w16du:dateUtc="2026-05-20T12:39:00Z">
                <w:pPr>
                  <w:pStyle w:val="Compact"/>
                  <w:jc w:val="center"/>
                </w:pPr>
              </w:pPrChange>
            </w:pPr>
            <w:r>
              <w:t>110</w:t>
            </w:r>
          </w:p>
        </w:tc>
      </w:tr>
      <w:tr w:rsidR="008D3C17" w14:paraId="246006B0" w14:textId="77777777">
        <w:tc>
          <w:tcPr>
            <w:tcW w:w="7392" w:type="dxa"/>
          </w:tcPr>
          <w:p w14:paraId="2B1F608D" w14:textId="77777777" w:rsidR="008D3C17" w:rsidRDefault="00000000">
            <w:pPr>
              <w:pStyle w:val="Compact"/>
              <w:spacing w:line="360" w:lineRule="auto"/>
              <w:pPrChange w:id="190" w:author="Accreditation" w:date="2026-05-20T15:39:00Z" w16du:dateUtc="2026-05-20T12:39:00Z">
                <w:pPr>
                  <w:pStyle w:val="Compact"/>
                </w:pPr>
              </w:pPrChange>
            </w:pPr>
            <w:r>
              <w:t>Annex C: Knowledge Base Entries (Excerpt)</w:t>
            </w:r>
          </w:p>
        </w:tc>
        <w:tc>
          <w:tcPr>
            <w:tcW w:w="528" w:type="dxa"/>
          </w:tcPr>
          <w:p w14:paraId="6DC7C867" w14:textId="77777777" w:rsidR="008D3C17" w:rsidRDefault="00000000">
            <w:pPr>
              <w:pStyle w:val="Compact"/>
              <w:spacing w:line="360" w:lineRule="auto"/>
              <w:jc w:val="center"/>
              <w:pPrChange w:id="191" w:author="Accreditation" w:date="2026-05-20T15:39:00Z" w16du:dateUtc="2026-05-20T12:39:00Z">
                <w:pPr>
                  <w:pStyle w:val="Compact"/>
                  <w:jc w:val="center"/>
                </w:pPr>
              </w:pPrChange>
            </w:pPr>
            <w:r>
              <w:t>115</w:t>
            </w:r>
          </w:p>
        </w:tc>
      </w:tr>
      <w:tr w:rsidR="008D3C17" w14:paraId="0F7685C6" w14:textId="77777777">
        <w:tc>
          <w:tcPr>
            <w:tcW w:w="7392" w:type="dxa"/>
          </w:tcPr>
          <w:p w14:paraId="12ED5DBD" w14:textId="77777777" w:rsidR="008D3C17" w:rsidRDefault="00000000">
            <w:pPr>
              <w:pStyle w:val="Compact"/>
              <w:spacing w:line="360" w:lineRule="auto"/>
              <w:pPrChange w:id="192" w:author="Accreditation" w:date="2026-05-20T15:39:00Z" w16du:dateUtc="2026-05-20T12:39:00Z">
                <w:pPr>
                  <w:pStyle w:val="Compact"/>
                </w:pPr>
              </w:pPrChange>
            </w:pPr>
            <w:r>
              <w:t>Annex D: System Screenshots</w:t>
            </w:r>
          </w:p>
        </w:tc>
        <w:tc>
          <w:tcPr>
            <w:tcW w:w="528" w:type="dxa"/>
          </w:tcPr>
          <w:p w14:paraId="3731E04C" w14:textId="77777777" w:rsidR="008D3C17" w:rsidRDefault="00000000">
            <w:pPr>
              <w:pStyle w:val="Compact"/>
              <w:spacing w:line="360" w:lineRule="auto"/>
              <w:jc w:val="center"/>
              <w:pPrChange w:id="193" w:author="Accreditation" w:date="2026-05-20T15:39:00Z" w16du:dateUtc="2026-05-20T12:39:00Z">
                <w:pPr>
                  <w:pStyle w:val="Compact"/>
                  <w:jc w:val="center"/>
                </w:pPr>
              </w:pPrChange>
            </w:pPr>
            <w:r>
              <w:t>117</w:t>
            </w:r>
          </w:p>
        </w:tc>
      </w:tr>
      <w:tr w:rsidR="008D3C17" w14:paraId="661626C5" w14:textId="77777777">
        <w:tc>
          <w:tcPr>
            <w:tcW w:w="7392" w:type="dxa"/>
          </w:tcPr>
          <w:p w14:paraId="50F6BF51" w14:textId="77777777" w:rsidR="008D3C17" w:rsidRDefault="00000000">
            <w:pPr>
              <w:pStyle w:val="Compact"/>
              <w:spacing w:line="360" w:lineRule="auto"/>
              <w:pPrChange w:id="194" w:author="Accreditation" w:date="2026-05-20T15:39:00Z" w16du:dateUtc="2026-05-20T12:39:00Z">
                <w:pPr>
                  <w:pStyle w:val="Compact"/>
                </w:pPr>
              </w:pPrChange>
            </w:pPr>
            <w:r>
              <w:lastRenderedPageBreak/>
              <w:t>Annex E: Sample Augmentation Templates</w:t>
            </w:r>
          </w:p>
        </w:tc>
        <w:tc>
          <w:tcPr>
            <w:tcW w:w="528" w:type="dxa"/>
          </w:tcPr>
          <w:p w14:paraId="25165DB8" w14:textId="77777777" w:rsidR="008D3C17" w:rsidRDefault="00000000">
            <w:pPr>
              <w:pStyle w:val="Compact"/>
              <w:spacing w:line="360" w:lineRule="auto"/>
              <w:jc w:val="center"/>
              <w:pPrChange w:id="195" w:author="Accreditation" w:date="2026-05-20T15:39:00Z" w16du:dateUtc="2026-05-20T12:39:00Z">
                <w:pPr>
                  <w:pStyle w:val="Compact"/>
                  <w:jc w:val="center"/>
                </w:pPr>
              </w:pPrChange>
            </w:pPr>
            <w:r>
              <w:t>120</w:t>
            </w:r>
          </w:p>
        </w:tc>
      </w:tr>
      <w:tr w:rsidR="008D3C17" w14:paraId="1177A7D2" w14:textId="77777777">
        <w:tc>
          <w:tcPr>
            <w:tcW w:w="7392" w:type="dxa"/>
          </w:tcPr>
          <w:p w14:paraId="7ADA45FB" w14:textId="77777777" w:rsidR="008D3C17" w:rsidRDefault="00000000">
            <w:pPr>
              <w:pStyle w:val="Compact"/>
              <w:spacing w:line="360" w:lineRule="auto"/>
              <w:pPrChange w:id="196" w:author="Accreditation" w:date="2026-05-20T15:39:00Z" w16du:dateUtc="2026-05-20T12:39:00Z">
                <w:pPr>
                  <w:pStyle w:val="Compact"/>
                </w:pPr>
              </w:pPrChange>
            </w:pPr>
            <w:r>
              <w:t>Annex F: User Acceptance Testing Questionnaire</w:t>
            </w:r>
          </w:p>
        </w:tc>
        <w:tc>
          <w:tcPr>
            <w:tcW w:w="528" w:type="dxa"/>
          </w:tcPr>
          <w:p w14:paraId="22BB9609" w14:textId="77777777" w:rsidR="008D3C17" w:rsidRDefault="00000000">
            <w:pPr>
              <w:pStyle w:val="Compact"/>
              <w:spacing w:line="360" w:lineRule="auto"/>
              <w:jc w:val="center"/>
              <w:pPrChange w:id="197" w:author="Accreditation" w:date="2026-05-20T15:39:00Z" w16du:dateUtc="2026-05-20T12:39:00Z">
                <w:pPr>
                  <w:pStyle w:val="Compact"/>
                  <w:jc w:val="center"/>
                </w:pPr>
              </w:pPrChange>
            </w:pPr>
            <w:r>
              <w:t>122</w:t>
            </w:r>
          </w:p>
        </w:tc>
      </w:tr>
      <w:tr w:rsidR="008D3C17" w14:paraId="60FEB801" w14:textId="77777777">
        <w:tc>
          <w:tcPr>
            <w:tcW w:w="7392" w:type="dxa"/>
          </w:tcPr>
          <w:p w14:paraId="366DE0E2" w14:textId="77777777" w:rsidR="008D3C17" w:rsidRDefault="00000000">
            <w:pPr>
              <w:pStyle w:val="Compact"/>
              <w:spacing w:line="360" w:lineRule="auto"/>
              <w:pPrChange w:id="198" w:author="Accreditation" w:date="2026-05-20T15:39:00Z" w16du:dateUtc="2026-05-20T12:39:00Z">
                <w:pPr>
                  <w:pStyle w:val="Compact"/>
                </w:pPr>
              </w:pPrChange>
            </w:pPr>
            <w:r>
              <w:t>Signed Declaration Sheet</w:t>
            </w:r>
          </w:p>
        </w:tc>
        <w:tc>
          <w:tcPr>
            <w:tcW w:w="528" w:type="dxa"/>
          </w:tcPr>
          <w:p w14:paraId="3058FD6B" w14:textId="77777777" w:rsidR="008D3C17" w:rsidRDefault="00000000">
            <w:pPr>
              <w:pStyle w:val="Compact"/>
              <w:spacing w:line="360" w:lineRule="auto"/>
              <w:jc w:val="center"/>
              <w:pPrChange w:id="199" w:author="Accreditation" w:date="2026-05-20T15:39:00Z" w16du:dateUtc="2026-05-20T12:39:00Z">
                <w:pPr>
                  <w:pStyle w:val="Compact"/>
                  <w:jc w:val="center"/>
                </w:pPr>
              </w:pPrChange>
            </w:pPr>
            <w:r>
              <w:t>124</w:t>
            </w:r>
          </w:p>
        </w:tc>
      </w:tr>
    </w:tbl>
    <w:p w14:paraId="26E5D8CE" w14:textId="77777777" w:rsidR="008D3C17" w:rsidRDefault="00000000">
      <w:pPr>
        <w:pStyle w:val="Heading1"/>
        <w:numPr>
          <w:ilvl w:val="0"/>
          <w:numId w:val="0"/>
        </w:numPr>
        <w:spacing w:line="360" w:lineRule="auto"/>
        <w:pPrChange w:id="200" w:author="Accreditation" w:date="2026-05-20T15:47:00Z" w16du:dateUtc="2026-05-20T12:47:00Z">
          <w:pPr>
            <w:pStyle w:val="Heading1"/>
          </w:pPr>
        </w:pPrChange>
      </w:pPr>
      <w:bookmarkStart w:id="201" w:name="list-of-tables"/>
      <w:bookmarkEnd w:id="58"/>
      <w:r>
        <w:t>List of Tables</w:t>
      </w:r>
    </w:p>
    <w:tbl>
      <w:tblPr>
        <w:tblStyle w:val="Table"/>
        <w:tblW w:w="5000" w:type="pct"/>
        <w:tblLayout w:type="fixed"/>
        <w:tblLook w:val="0020" w:firstRow="1" w:lastRow="0" w:firstColumn="0" w:lastColumn="0" w:noHBand="0" w:noVBand="0"/>
      </w:tblPr>
      <w:tblGrid>
        <w:gridCol w:w="808"/>
        <w:gridCol w:w="7859"/>
        <w:gridCol w:w="693"/>
      </w:tblGrid>
      <w:tr w:rsidR="008D3C17" w14:paraId="117D781B"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684" w:type="dxa"/>
          </w:tcPr>
          <w:p w14:paraId="5ABB1387" w14:textId="77777777" w:rsidR="008D3C17" w:rsidRDefault="00000000">
            <w:pPr>
              <w:pStyle w:val="Compact"/>
              <w:spacing w:line="360" w:lineRule="auto"/>
              <w:jc w:val="center"/>
              <w:pPrChange w:id="202" w:author="Accreditation" w:date="2026-05-20T15:39:00Z" w16du:dateUtc="2026-05-20T12:39:00Z">
                <w:pPr>
                  <w:pStyle w:val="Compact"/>
                  <w:jc w:val="center"/>
                </w:pPr>
              </w:pPrChange>
            </w:pPr>
            <w:r>
              <w:t>Table</w:t>
            </w:r>
          </w:p>
        </w:tc>
        <w:tc>
          <w:tcPr>
            <w:tcW w:w="6648" w:type="dxa"/>
          </w:tcPr>
          <w:p w14:paraId="55E900D4" w14:textId="77777777" w:rsidR="008D3C17" w:rsidRDefault="00000000">
            <w:pPr>
              <w:pStyle w:val="Compact"/>
              <w:spacing w:line="360" w:lineRule="auto"/>
              <w:pPrChange w:id="203" w:author="Accreditation" w:date="2026-05-20T15:39:00Z" w16du:dateUtc="2026-05-20T12:39:00Z">
                <w:pPr>
                  <w:pStyle w:val="Compact"/>
                </w:pPr>
              </w:pPrChange>
            </w:pPr>
            <w:r>
              <w:t>Title</w:t>
            </w:r>
          </w:p>
        </w:tc>
        <w:tc>
          <w:tcPr>
            <w:tcW w:w="586" w:type="dxa"/>
          </w:tcPr>
          <w:p w14:paraId="66D1963C" w14:textId="77777777" w:rsidR="008D3C17" w:rsidRDefault="00000000">
            <w:pPr>
              <w:pStyle w:val="Compact"/>
              <w:spacing w:line="360" w:lineRule="auto"/>
              <w:jc w:val="center"/>
              <w:pPrChange w:id="204" w:author="Accreditation" w:date="2026-05-20T15:39:00Z" w16du:dateUtc="2026-05-20T12:39:00Z">
                <w:pPr>
                  <w:pStyle w:val="Compact"/>
                  <w:jc w:val="center"/>
                </w:pPr>
              </w:pPrChange>
            </w:pPr>
            <w:r>
              <w:t>Page</w:t>
            </w:r>
          </w:p>
        </w:tc>
      </w:tr>
      <w:tr w:rsidR="008D3C17" w14:paraId="0BFECB83" w14:textId="77777777">
        <w:tc>
          <w:tcPr>
            <w:tcW w:w="684" w:type="dxa"/>
          </w:tcPr>
          <w:p w14:paraId="15756466" w14:textId="77777777" w:rsidR="008D3C17" w:rsidRDefault="00000000">
            <w:pPr>
              <w:pStyle w:val="Compact"/>
              <w:spacing w:line="360" w:lineRule="auto"/>
              <w:jc w:val="center"/>
              <w:pPrChange w:id="205" w:author="Accreditation" w:date="2026-05-20T15:39:00Z" w16du:dateUtc="2026-05-20T12:39:00Z">
                <w:pPr>
                  <w:pStyle w:val="Compact"/>
                  <w:jc w:val="center"/>
                </w:pPr>
              </w:pPrChange>
            </w:pPr>
            <w:r>
              <w:t>3.1</w:t>
            </w:r>
          </w:p>
        </w:tc>
        <w:tc>
          <w:tcPr>
            <w:tcW w:w="6648" w:type="dxa"/>
          </w:tcPr>
          <w:p w14:paraId="5399668F" w14:textId="77777777" w:rsidR="008D3C17" w:rsidRDefault="00000000">
            <w:pPr>
              <w:pStyle w:val="Compact"/>
              <w:spacing w:line="360" w:lineRule="auto"/>
              <w:pPrChange w:id="206" w:author="Accreditation" w:date="2026-05-20T15:39:00Z" w16du:dateUtc="2026-05-20T12:39:00Z">
                <w:pPr>
                  <w:pStyle w:val="Compact"/>
                </w:pPr>
              </w:pPrChange>
            </w:pPr>
            <w:r>
              <w:t>Comparative position of VioNER relative to prior systems</w:t>
            </w:r>
          </w:p>
        </w:tc>
        <w:tc>
          <w:tcPr>
            <w:tcW w:w="586" w:type="dxa"/>
          </w:tcPr>
          <w:p w14:paraId="3F005D0F" w14:textId="77777777" w:rsidR="008D3C17" w:rsidRDefault="00000000">
            <w:pPr>
              <w:pStyle w:val="Compact"/>
              <w:spacing w:line="360" w:lineRule="auto"/>
              <w:jc w:val="center"/>
              <w:pPrChange w:id="207" w:author="Accreditation" w:date="2026-05-20T15:39:00Z" w16du:dateUtc="2026-05-20T12:39:00Z">
                <w:pPr>
                  <w:pStyle w:val="Compact"/>
                  <w:jc w:val="center"/>
                </w:pPr>
              </w:pPrChange>
            </w:pPr>
            <w:r>
              <w:t>34</w:t>
            </w:r>
          </w:p>
        </w:tc>
      </w:tr>
      <w:tr w:rsidR="008D3C17" w14:paraId="77B712EF" w14:textId="77777777">
        <w:tc>
          <w:tcPr>
            <w:tcW w:w="684" w:type="dxa"/>
          </w:tcPr>
          <w:p w14:paraId="48D229DF" w14:textId="77777777" w:rsidR="008D3C17" w:rsidRDefault="00000000">
            <w:pPr>
              <w:pStyle w:val="Compact"/>
              <w:spacing w:line="360" w:lineRule="auto"/>
              <w:jc w:val="center"/>
              <w:pPrChange w:id="208" w:author="Accreditation" w:date="2026-05-20T15:39:00Z" w16du:dateUtc="2026-05-20T12:39:00Z">
                <w:pPr>
                  <w:pStyle w:val="Compact"/>
                  <w:jc w:val="center"/>
                </w:pPr>
              </w:pPrChange>
            </w:pPr>
            <w:r>
              <w:t>4.1</w:t>
            </w:r>
          </w:p>
        </w:tc>
        <w:tc>
          <w:tcPr>
            <w:tcW w:w="6648" w:type="dxa"/>
          </w:tcPr>
          <w:p w14:paraId="419D1C37" w14:textId="77777777" w:rsidR="008D3C17" w:rsidRDefault="00000000">
            <w:pPr>
              <w:pStyle w:val="Compact"/>
              <w:spacing w:line="360" w:lineRule="auto"/>
              <w:pPrChange w:id="209" w:author="Accreditation" w:date="2026-05-20T15:39:00Z" w16du:dateUtc="2026-05-20T12:39:00Z">
                <w:pPr>
                  <w:pStyle w:val="Compact"/>
                </w:pPr>
              </w:pPrChange>
            </w:pPr>
            <w:r>
              <w:t>Eight-entity grounded schema for the VioNER NER component</w:t>
            </w:r>
          </w:p>
        </w:tc>
        <w:tc>
          <w:tcPr>
            <w:tcW w:w="586" w:type="dxa"/>
          </w:tcPr>
          <w:p w14:paraId="43503968" w14:textId="77777777" w:rsidR="008D3C17" w:rsidRDefault="00000000">
            <w:pPr>
              <w:pStyle w:val="Compact"/>
              <w:spacing w:line="360" w:lineRule="auto"/>
              <w:jc w:val="center"/>
              <w:pPrChange w:id="210" w:author="Accreditation" w:date="2026-05-20T15:39:00Z" w16du:dateUtc="2026-05-20T12:39:00Z">
                <w:pPr>
                  <w:pStyle w:val="Compact"/>
                  <w:jc w:val="center"/>
                </w:pPr>
              </w:pPrChange>
            </w:pPr>
            <w:r>
              <w:t>41</w:t>
            </w:r>
          </w:p>
        </w:tc>
      </w:tr>
      <w:tr w:rsidR="008D3C17" w14:paraId="183B7635" w14:textId="77777777">
        <w:tc>
          <w:tcPr>
            <w:tcW w:w="684" w:type="dxa"/>
          </w:tcPr>
          <w:p w14:paraId="455E57F4" w14:textId="77777777" w:rsidR="008D3C17" w:rsidRDefault="00000000">
            <w:pPr>
              <w:pStyle w:val="Compact"/>
              <w:spacing w:line="360" w:lineRule="auto"/>
              <w:jc w:val="center"/>
              <w:pPrChange w:id="211" w:author="Accreditation" w:date="2026-05-20T15:39:00Z" w16du:dateUtc="2026-05-20T12:39:00Z">
                <w:pPr>
                  <w:pStyle w:val="Compact"/>
                  <w:jc w:val="center"/>
                </w:pPr>
              </w:pPrChange>
            </w:pPr>
            <w:r>
              <w:t>4.2</w:t>
            </w:r>
          </w:p>
        </w:tc>
        <w:tc>
          <w:tcPr>
            <w:tcW w:w="6648" w:type="dxa"/>
          </w:tcPr>
          <w:p w14:paraId="4F6112AB" w14:textId="77777777" w:rsidR="008D3C17" w:rsidRDefault="00000000">
            <w:pPr>
              <w:pStyle w:val="Compact"/>
              <w:spacing w:line="360" w:lineRule="auto"/>
              <w:pPrChange w:id="212" w:author="Accreditation" w:date="2026-05-20T15:39:00Z" w16du:dateUtc="2026-05-20T12:39:00Z">
                <w:pPr>
                  <w:pStyle w:val="Compact"/>
                </w:pPr>
              </w:pPrChange>
            </w:pPr>
            <w:r>
              <w:t>Level 1 categories of the hierarchical taxonomy</w:t>
            </w:r>
          </w:p>
        </w:tc>
        <w:tc>
          <w:tcPr>
            <w:tcW w:w="586" w:type="dxa"/>
          </w:tcPr>
          <w:p w14:paraId="5A15FA98" w14:textId="77777777" w:rsidR="008D3C17" w:rsidRDefault="00000000">
            <w:pPr>
              <w:pStyle w:val="Compact"/>
              <w:spacing w:line="360" w:lineRule="auto"/>
              <w:jc w:val="center"/>
              <w:pPrChange w:id="213" w:author="Accreditation" w:date="2026-05-20T15:39:00Z" w16du:dateUtc="2026-05-20T12:39:00Z">
                <w:pPr>
                  <w:pStyle w:val="Compact"/>
                  <w:jc w:val="center"/>
                </w:pPr>
              </w:pPrChange>
            </w:pPr>
            <w:r>
              <w:t>44</w:t>
            </w:r>
          </w:p>
        </w:tc>
      </w:tr>
      <w:tr w:rsidR="008D3C17" w14:paraId="3BEB9C98" w14:textId="77777777">
        <w:tc>
          <w:tcPr>
            <w:tcW w:w="684" w:type="dxa"/>
          </w:tcPr>
          <w:p w14:paraId="3C3292B1" w14:textId="77777777" w:rsidR="008D3C17" w:rsidRDefault="00000000">
            <w:pPr>
              <w:pStyle w:val="Compact"/>
              <w:spacing w:line="360" w:lineRule="auto"/>
              <w:jc w:val="center"/>
              <w:pPrChange w:id="214" w:author="Accreditation" w:date="2026-05-20T15:39:00Z" w16du:dateUtc="2026-05-20T12:39:00Z">
                <w:pPr>
                  <w:pStyle w:val="Compact"/>
                  <w:jc w:val="center"/>
                </w:pPr>
              </w:pPrChange>
            </w:pPr>
            <w:r>
              <w:t>4.3</w:t>
            </w:r>
          </w:p>
        </w:tc>
        <w:tc>
          <w:tcPr>
            <w:tcW w:w="6648" w:type="dxa"/>
          </w:tcPr>
          <w:p w14:paraId="7B32560E" w14:textId="77777777" w:rsidR="008D3C17" w:rsidRDefault="00000000">
            <w:pPr>
              <w:pStyle w:val="Compact"/>
              <w:spacing w:line="360" w:lineRule="auto"/>
              <w:pPrChange w:id="215" w:author="Accreditation" w:date="2026-05-20T15:39:00Z" w16du:dateUtc="2026-05-20T12:39:00Z">
                <w:pPr>
                  <w:pStyle w:val="Compact"/>
                </w:pPr>
              </w:pPrChange>
            </w:pPr>
            <w:r>
              <w:t>Level 2 intermediate violence types</w:t>
            </w:r>
          </w:p>
        </w:tc>
        <w:tc>
          <w:tcPr>
            <w:tcW w:w="586" w:type="dxa"/>
          </w:tcPr>
          <w:p w14:paraId="551C5B69" w14:textId="77777777" w:rsidR="008D3C17" w:rsidRDefault="00000000">
            <w:pPr>
              <w:pStyle w:val="Compact"/>
              <w:spacing w:line="360" w:lineRule="auto"/>
              <w:jc w:val="center"/>
              <w:pPrChange w:id="216" w:author="Accreditation" w:date="2026-05-20T15:39:00Z" w16du:dateUtc="2026-05-20T12:39:00Z">
                <w:pPr>
                  <w:pStyle w:val="Compact"/>
                  <w:jc w:val="center"/>
                </w:pPr>
              </w:pPrChange>
            </w:pPr>
            <w:r>
              <w:t>45</w:t>
            </w:r>
          </w:p>
        </w:tc>
      </w:tr>
      <w:tr w:rsidR="008D3C17" w14:paraId="32392B1B" w14:textId="77777777">
        <w:tc>
          <w:tcPr>
            <w:tcW w:w="684" w:type="dxa"/>
          </w:tcPr>
          <w:p w14:paraId="58E337B4" w14:textId="77777777" w:rsidR="008D3C17" w:rsidRDefault="00000000">
            <w:pPr>
              <w:pStyle w:val="Compact"/>
              <w:spacing w:line="360" w:lineRule="auto"/>
              <w:jc w:val="center"/>
              <w:pPrChange w:id="217" w:author="Accreditation" w:date="2026-05-20T15:39:00Z" w16du:dateUtc="2026-05-20T12:39:00Z">
                <w:pPr>
                  <w:pStyle w:val="Compact"/>
                  <w:jc w:val="center"/>
                </w:pPr>
              </w:pPrChange>
            </w:pPr>
            <w:r>
              <w:t>4.4</w:t>
            </w:r>
          </w:p>
        </w:tc>
        <w:tc>
          <w:tcPr>
            <w:tcW w:w="6648" w:type="dxa"/>
          </w:tcPr>
          <w:p w14:paraId="1FDCCEFB" w14:textId="77777777" w:rsidR="008D3C17" w:rsidRDefault="00000000">
            <w:pPr>
              <w:pStyle w:val="Compact"/>
              <w:spacing w:line="360" w:lineRule="auto"/>
              <w:pPrChange w:id="218" w:author="Accreditation" w:date="2026-05-20T15:39:00Z" w16du:dateUtc="2026-05-20T12:39:00Z">
                <w:pPr>
                  <w:pStyle w:val="Compact"/>
                </w:pPr>
              </w:pPrChange>
            </w:pPr>
            <w:r>
              <w:t>Knowledge base content summary</w:t>
            </w:r>
          </w:p>
        </w:tc>
        <w:tc>
          <w:tcPr>
            <w:tcW w:w="586" w:type="dxa"/>
          </w:tcPr>
          <w:p w14:paraId="74FD3DCF" w14:textId="77777777" w:rsidR="008D3C17" w:rsidRDefault="00000000">
            <w:pPr>
              <w:pStyle w:val="Compact"/>
              <w:spacing w:line="360" w:lineRule="auto"/>
              <w:jc w:val="center"/>
              <w:pPrChange w:id="219" w:author="Accreditation" w:date="2026-05-20T15:39:00Z" w16du:dateUtc="2026-05-20T12:39:00Z">
                <w:pPr>
                  <w:pStyle w:val="Compact"/>
                  <w:jc w:val="center"/>
                </w:pPr>
              </w:pPrChange>
            </w:pPr>
            <w:r>
              <w:t>47</w:t>
            </w:r>
          </w:p>
        </w:tc>
      </w:tr>
      <w:tr w:rsidR="008D3C17" w14:paraId="2AB5EDC2" w14:textId="77777777">
        <w:tc>
          <w:tcPr>
            <w:tcW w:w="684" w:type="dxa"/>
          </w:tcPr>
          <w:p w14:paraId="56377CDB" w14:textId="77777777" w:rsidR="008D3C17" w:rsidRDefault="00000000">
            <w:pPr>
              <w:pStyle w:val="Compact"/>
              <w:spacing w:line="360" w:lineRule="auto"/>
              <w:jc w:val="center"/>
              <w:pPrChange w:id="220" w:author="Accreditation" w:date="2026-05-20T15:39:00Z" w16du:dateUtc="2026-05-20T12:39:00Z">
                <w:pPr>
                  <w:pStyle w:val="Compact"/>
                  <w:jc w:val="center"/>
                </w:pPr>
              </w:pPrChange>
            </w:pPr>
            <w:r>
              <w:t>4.5</w:t>
            </w:r>
          </w:p>
        </w:tc>
        <w:tc>
          <w:tcPr>
            <w:tcW w:w="6648" w:type="dxa"/>
          </w:tcPr>
          <w:p w14:paraId="29BDB36E" w14:textId="77777777" w:rsidR="008D3C17" w:rsidRDefault="00000000">
            <w:pPr>
              <w:pStyle w:val="Compact"/>
              <w:spacing w:line="360" w:lineRule="auto"/>
              <w:pPrChange w:id="221" w:author="Accreditation" w:date="2026-05-20T15:39:00Z" w16du:dateUtc="2026-05-20T12:39:00Z">
                <w:pPr>
                  <w:pStyle w:val="Compact"/>
                </w:pPr>
              </w:pPrChange>
            </w:pPr>
            <w:r>
              <w:t>Training hyperparameters</w:t>
            </w:r>
          </w:p>
        </w:tc>
        <w:tc>
          <w:tcPr>
            <w:tcW w:w="586" w:type="dxa"/>
          </w:tcPr>
          <w:p w14:paraId="6D993C94" w14:textId="77777777" w:rsidR="008D3C17" w:rsidRDefault="00000000">
            <w:pPr>
              <w:pStyle w:val="Compact"/>
              <w:spacing w:line="360" w:lineRule="auto"/>
              <w:jc w:val="center"/>
              <w:pPrChange w:id="222" w:author="Accreditation" w:date="2026-05-20T15:39:00Z" w16du:dateUtc="2026-05-20T12:39:00Z">
                <w:pPr>
                  <w:pStyle w:val="Compact"/>
                  <w:jc w:val="center"/>
                </w:pPr>
              </w:pPrChange>
            </w:pPr>
            <w:r>
              <w:t>49</w:t>
            </w:r>
          </w:p>
        </w:tc>
      </w:tr>
      <w:tr w:rsidR="008D3C17" w14:paraId="790F0904" w14:textId="77777777">
        <w:tc>
          <w:tcPr>
            <w:tcW w:w="684" w:type="dxa"/>
          </w:tcPr>
          <w:p w14:paraId="206EE5D9" w14:textId="77777777" w:rsidR="008D3C17" w:rsidRDefault="00000000">
            <w:pPr>
              <w:pStyle w:val="Compact"/>
              <w:spacing w:line="360" w:lineRule="auto"/>
              <w:jc w:val="center"/>
              <w:pPrChange w:id="223" w:author="Accreditation" w:date="2026-05-20T15:39:00Z" w16du:dateUtc="2026-05-20T12:39:00Z">
                <w:pPr>
                  <w:pStyle w:val="Compact"/>
                  <w:jc w:val="center"/>
                </w:pPr>
              </w:pPrChange>
            </w:pPr>
            <w:r>
              <w:t>5.1</w:t>
            </w:r>
          </w:p>
        </w:tc>
        <w:tc>
          <w:tcPr>
            <w:tcW w:w="6648" w:type="dxa"/>
          </w:tcPr>
          <w:p w14:paraId="59747C6A" w14:textId="77777777" w:rsidR="008D3C17" w:rsidRDefault="00000000">
            <w:pPr>
              <w:pStyle w:val="Compact"/>
              <w:spacing w:line="360" w:lineRule="auto"/>
              <w:pPrChange w:id="224" w:author="Accreditation" w:date="2026-05-20T15:39:00Z" w16du:dateUtc="2026-05-20T12:39:00Z">
                <w:pPr>
                  <w:pStyle w:val="Compact"/>
                </w:pPr>
              </w:pPrChange>
            </w:pPr>
            <w:r>
              <w:t>Backend technology stack</w:t>
            </w:r>
          </w:p>
        </w:tc>
        <w:tc>
          <w:tcPr>
            <w:tcW w:w="586" w:type="dxa"/>
          </w:tcPr>
          <w:p w14:paraId="64D5CC64" w14:textId="77777777" w:rsidR="008D3C17" w:rsidRDefault="00000000">
            <w:pPr>
              <w:pStyle w:val="Compact"/>
              <w:spacing w:line="360" w:lineRule="auto"/>
              <w:jc w:val="center"/>
              <w:pPrChange w:id="225" w:author="Accreditation" w:date="2026-05-20T15:39:00Z" w16du:dateUtc="2026-05-20T12:39:00Z">
                <w:pPr>
                  <w:pStyle w:val="Compact"/>
                  <w:jc w:val="center"/>
                </w:pPr>
              </w:pPrChange>
            </w:pPr>
            <w:r>
              <w:t>55</w:t>
            </w:r>
          </w:p>
        </w:tc>
      </w:tr>
      <w:tr w:rsidR="008D3C17" w14:paraId="2FBE523D" w14:textId="77777777">
        <w:tc>
          <w:tcPr>
            <w:tcW w:w="684" w:type="dxa"/>
          </w:tcPr>
          <w:p w14:paraId="50D9E5D9" w14:textId="77777777" w:rsidR="008D3C17" w:rsidRDefault="00000000">
            <w:pPr>
              <w:pStyle w:val="Compact"/>
              <w:spacing w:line="360" w:lineRule="auto"/>
              <w:jc w:val="center"/>
              <w:pPrChange w:id="226" w:author="Accreditation" w:date="2026-05-20T15:39:00Z" w16du:dateUtc="2026-05-20T12:39:00Z">
                <w:pPr>
                  <w:pStyle w:val="Compact"/>
                  <w:jc w:val="center"/>
                </w:pPr>
              </w:pPrChange>
            </w:pPr>
            <w:r>
              <w:t>5.2</w:t>
            </w:r>
          </w:p>
        </w:tc>
        <w:tc>
          <w:tcPr>
            <w:tcW w:w="6648" w:type="dxa"/>
          </w:tcPr>
          <w:p w14:paraId="5253985D" w14:textId="77777777" w:rsidR="008D3C17" w:rsidRDefault="00000000">
            <w:pPr>
              <w:pStyle w:val="Compact"/>
              <w:spacing w:line="360" w:lineRule="auto"/>
              <w:pPrChange w:id="227" w:author="Accreditation" w:date="2026-05-20T15:39:00Z" w16du:dateUtc="2026-05-20T12:39:00Z">
                <w:pPr>
                  <w:pStyle w:val="Compact"/>
                </w:pPr>
              </w:pPrChange>
            </w:pPr>
            <w:r>
              <w:t>Frontend technology stack</w:t>
            </w:r>
          </w:p>
        </w:tc>
        <w:tc>
          <w:tcPr>
            <w:tcW w:w="586" w:type="dxa"/>
          </w:tcPr>
          <w:p w14:paraId="6C08FC27" w14:textId="77777777" w:rsidR="008D3C17" w:rsidRDefault="00000000">
            <w:pPr>
              <w:pStyle w:val="Compact"/>
              <w:spacing w:line="360" w:lineRule="auto"/>
              <w:jc w:val="center"/>
              <w:pPrChange w:id="228" w:author="Accreditation" w:date="2026-05-20T15:39:00Z" w16du:dateUtc="2026-05-20T12:39:00Z">
                <w:pPr>
                  <w:pStyle w:val="Compact"/>
                  <w:jc w:val="center"/>
                </w:pPr>
              </w:pPrChange>
            </w:pPr>
            <w:r>
              <w:t>56</w:t>
            </w:r>
          </w:p>
        </w:tc>
      </w:tr>
      <w:tr w:rsidR="008D3C17" w14:paraId="17C7322A" w14:textId="77777777">
        <w:tc>
          <w:tcPr>
            <w:tcW w:w="684" w:type="dxa"/>
          </w:tcPr>
          <w:p w14:paraId="3365C18E" w14:textId="77777777" w:rsidR="008D3C17" w:rsidRDefault="00000000">
            <w:pPr>
              <w:pStyle w:val="Compact"/>
              <w:spacing w:line="360" w:lineRule="auto"/>
              <w:jc w:val="center"/>
              <w:pPrChange w:id="229" w:author="Accreditation" w:date="2026-05-20T15:39:00Z" w16du:dateUtc="2026-05-20T12:39:00Z">
                <w:pPr>
                  <w:pStyle w:val="Compact"/>
                  <w:jc w:val="center"/>
                </w:pPr>
              </w:pPrChange>
            </w:pPr>
            <w:r>
              <w:t>6.1</w:t>
            </w:r>
          </w:p>
        </w:tc>
        <w:tc>
          <w:tcPr>
            <w:tcW w:w="6648" w:type="dxa"/>
          </w:tcPr>
          <w:p w14:paraId="61BF44CB" w14:textId="77777777" w:rsidR="008D3C17" w:rsidRDefault="00000000">
            <w:pPr>
              <w:pStyle w:val="Compact"/>
              <w:spacing w:line="360" w:lineRule="auto"/>
              <w:pPrChange w:id="230" w:author="Accreditation" w:date="2026-05-20T15:39:00Z" w16du:dateUtc="2026-05-20T12:39:00Z">
                <w:pPr>
                  <w:pStyle w:val="Compact"/>
                </w:pPr>
              </w:pPrChange>
            </w:pPr>
            <w:r>
              <w:t>Hardware and software configuration</w:t>
            </w:r>
          </w:p>
        </w:tc>
        <w:tc>
          <w:tcPr>
            <w:tcW w:w="586" w:type="dxa"/>
          </w:tcPr>
          <w:p w14:paraId="01BF0248" w14:textId="77777777" w:rsidR="008D3C17" w:rsidRDefault="00000000">
            <w:pPr>
              <w:pStyle w:val="Compact"/>
              <w:spacing w:line="360" w:lineRule="auto"/>
              <w:jc w:val="center"/>
              <w:pPrChange w:id="231" w:author="Accreditation" w:date="2026-05-20T15:39:00Z" w16du:dateUtc="2026-05-20T12:39:00Z">
                <w:pPr>
                  <w:pStyle w:val="Compact"/>
                  <w:jc w:val="center"/>
                </w:pPr>
              </w:pPrChange>
            </w:pPr>
            <w:r>
              <w:t>74</w:t>
            </w:r>
          </w:p>
        </w:tc>
      </w:tr>
      <w:tr w:rsidR="008D3C17" w14:paraId="012E7A75" w14:textId="77777777">
        <w:tc>
          <w:tcPr>
            <w:tcW w:w="684" w:type="dxa"/>
          </w:tcPr>
          <w:p w14:paraId="4FDC3CF7" w14:textId="77777777" w:rsidR="008D3C17" w:rsidRDefault="00000000">
            <w:pPr>
              <w:pStyle w:val="Compact"/>
              <w:spacing w:line="360" w:lineRule="auto"/>
              <w:jc w:val="center"/>
              <w:pPrChange w:id="232" w:author="Accreditation" w:date="2026-05-20T15:39:00Z" w16du:dateUtc="2026-05-20T12:39:00Z">
                <w:pPr>
                  <w:pStyle w:val="Compact"/>
                  <w:jc w:val="center"/>
                </w:pPr>
              </w:pPrChange>
            </w:pPr>
            <w:r>
              <w:t>6.2</w:t>
            </w:r>
          </w:p>
        </w:tc>
        <w:tc>
          <w:tcPr>
            <w:tcW w:w="6648" w:type="dxa"/>
          </w:tcPr>
          <w:p w14:paraId="4F1BBA0E" w14:textId="77777777" w:rsidR="008D3C17" w:rsidRDefault="00000000">
            <w:pPr>
              <w:pStyle w:val="Compact"/>
              <w:spacing w:line="360" w:lineRule="auto"/>
              <w:pPrChange w:id="233" w:author="Accreditation" w:date="2026-05-20T15:39:00Z" w16du:dateUtc="2026-05-20T12:39:00Z">
                <w:pPr>
                  <w:pStyle w:val="Compact"/>
                </w:pPr>
              </w:pPrChange>
            </w:pPr>
            <w:r>
              <w:t>Pre-processed dataset statistics</w:t>
            </w:r>
          </w:p>
        </w:tc>
        <w:tc>
          <w:tcPr>
            <w:tcW w:w="586" w:type="dxa"/>
          </w:tcPr>
          <w:p w14:paraId="75BD7B42" w14:textId="77777777" w:rsidR="008D3C17" w:rsidRDefault="00000000">
            <w:pPr>
              <w:pStyle w:val="Compact"/>
              <w:spacing w:line="360" w:lineRule="auto"/>
              <w:jc w:val="center"/>
              <w:pPrChange w:id="234" w:author="Accreditation" w:date="2026-05-20T15:39:00Z" w16du:dateUtc="2026-05-20T12:39:00Z">
                <w:pPr>
                  <w:pStyle w:val="Compact"/>
                  <w:jc w:val="center"/>
                </w:pPr>
              </w:pPrChange>
            </w:pPr>
            <w:r>
              <w:t>75</w:t>
            </w:r>
          </w:p>
        </w:tc>
      </w:tr>
      <w:tr w:rsidR="008D3C17" w14:paraId="1B0355C6" w14:textId="77777777">
        <w:tc>
          <w:tcPr>
            <w:tcW w:w="684" w:type="dxa"/>
          </w:tcPr>
          <w:p w14:paraId="6F1C8822" w14:textId="77777777" w:rsidR="008D3C17" w:rsidRDefault="00000000">
            <w:pPr>
              <w:pStyle w:val="Compact"/>
              <w:spacing w:line="360" w:lineRule="auto"/>
              <w:jc w:val="center"/>
              <w:pPrChange w:id="235" w:author="Accreditation" w:date="2026-05-20T15:39:00Z" w16du:dateUtc="2026-05-20T12:39:00Z">
                <w:pPr>
                  <w:pStyle w:val="Compact"/>
                  <w:jc w:val="center"/>
                </w:pPr>
              </w:pPrChange>
            </w:pPr>
            <w:r>
              <w:t>6.3</w:t>
            </w:r>
          </w:p>
        </w:tc>
        <w:tc>
          <w:tcPr>
            <w:tcW w:w="6648" w:type="dxa"/>
          </w:tcPr>
          <w:p w14:paraId="349F71F2" w14:textId="77777777" w:rsidR="008D3C17" w:rsidRDefault="00000000">
            <w:pPr>
              <w:pStyle w:val="Compact"/>
              <w:spacing w:line="360" w:lineRule="auto"/>
              <w:pPrChange w:id="236" w:author="Accreditation" w:date="2026-05-20T15:39:00Z" w16du:dateUtc="2026-05-20T12:39:00Z">
                <w:pPr>
                  <w:pStyle w:val="Compact"/>
                </w:pPr>
              </w:pPrChange>
            </w:pPr>
            <w:r>
              <w:t>Entity-level frequency in the full pre-processed corpus</w:t>
            </w:r>
          </w:p>
        </w:tc>
        <w:tc>
          <w:tcPr>
            <w:tcW w:w="586" w:type="dxa"/>
          </w:tcPr>
          <w:p w14:paraId="63E31E03" w14:textId="77777777" w:rsidR="008D3C17" w:rsidRDefault="00000000">
            <w:pPr>
              <w:pStyle w:val="Compact"/>
              <w:spacing w:line="360" w:lineRule="auto"/>
              <w:jc w:val="center"/>
              <w:pPrChange w:id="237" w:author="Accreditation" w:date="2026-05-20T15:39:00Z" w16du:dateUtc="2026-05-20T12:39:00Z">
                <w:pPr>
                  <w:pStyle w:val="Compact"/>
                  <w:jc w:val="center"/>
                </w:pPr>
              </w:pPrChange>
            </w:pPr>
            <w:r>
              <w:t>76</w:t>
            </w:r>
          </w:p>
        </w:tc>
      </w:tr>
      <w:tr w:rsidR="008D3C17" w14:paraId="2655D796" w14:textId="77777777">
        <w:tc>
          <w:tcPr>
            <w:tcW w:w="684" w:type="dxa"/>
          </w:tcPr>
          <w:p w14:paraId="69FE49FE" w14:textId="77777777" w:rsidR="008D3C17" w:rsidRDefault="00000000">
            <w:pPr>
              <w:pStyle w:val="Compact"/>
              <w:spacing w:line="360" w:lineRule="auto"/>
              <w:jc w:val="center"/>
              <w:pPrChange w:id="238" w:author="Accreditation" w:date="2026-05-20T15:39:00Z" w16du:dateUtc="2026-05-20T12:39:00Z">
                <w:pPr>
                  <w:pStyle w:val="Compact"/>
                  <w:jc w:val="center"/>
                </w:pPr>
              </w:pPrChange>
            </w:pPr>
            <w:r>
              <w:t>6.4</w:t>
            </w:r>
          </w:p>
        </w:tc>
        <w:tc>
          <w:tcPr>
            <w:tcW w:w="6648" w:type="dxa"/>
          </w:tcPr>
          <w:p w14:paraId="5B6996E6" w14:textId="77777777" w:rsidR="008D3C17" w:rsidRDefault="00000000">
            <w:pPr>
              <w:pStyle w:val="Compact"/>
              <w:spacing w:line="360" w:lineRule="auto"/>
              <w:pPrChange w:id="239" w:author="Accreditation" w:date="2026-05-20T15:39:00Z" w16du:dateUtc="2026-05-20T12:39:00Z">
                <w:pPr>
                  <w:pStyle w:val="Compact"/>
                </w:pPr>
              </w:pPrChange>
            </w:pPr>
            <w:r>
              <w:t>Inverse-frequency class weights used in the focal-loss objective</w:t>
            </w:r>
          </w:p>
        </w:tc>
        <w:tc>
          <w:tcPr>
            <w:tcW w:w="586" w:type="dxa"/>
          </w:tcPr>
          <w:p w14:paraId="7CCED888" w14:textId="77777777" w:rsidR="008D3C17" w:rsidRDefault="00000000">
            <w:pPr>
              <w:pStyle w:val="Compact"/>
              <w:spacing w:line="360" w:lineRule="auto"/>
              <w:jc w:val="center"/>
              <w:pPrChange w:id="240" w:author="Accreditation" w:date="2026-05-20T15:39:00Z" w16du:dateUtc="2026-05-20T12:39:00Z">
                <w:pPr>
                  <w:pStyle w:val="Compact"/>
                  <w:jc w:val="center"/>
                </w:pPr>
              </w:pPrChange>
            </w:pPr>
            <w:r>
              <w:t>77</w:t>
            </w:r>
          </w:p>
        </w:tc>
      </w:tr>
      <w:tr w:rsidR="008D3C17" w14:paraId="65820418" w14:textId="77777777">
        <w:tc>
          <w:tcPr>
            <w:tcW w:w="684" w:type="dxa"/>
          </w:tcPr>
          <w:p w14:paraId="463C6AD6" w14:textId="77777777" w:rsidR="008D3C17" w:rsidRDefault="00000000">
            <w:pPr>
              <w:pStyle w:val="Compact"/>
              <w:spacing w:line="360" w:lineRule="auto"/>
              <w:jc w:val="center"/>
              <w:pPrChange w:id="241" w:author="Accreditation" w:date="2026-05-20T15:39:00Z" w16du:dateUtc="2026-05-20T12:39:00Z">
                <w:pPr>
                  <w:pStyle w:val="Compact"/>
                  <w:jc w:val="center"/>
                </w:pPr>
              </w:pPrChange>
            </w:pPr>
            <w:r>
              <w:t>6.5</w:t>
            </w:r>
          </w:p>
        </w:tc>
        <w:tc>
          <w:tcPr>
            <w:tcW w:w="6648" w:type="dxa"/>
          </w:tcPr>
          <w:p w14:paraId="16DB6950" w14:textId="77777777" w:rsidR="008D3C17" w:rsidRDefault="00000000">
            <w:pPr>
              <w:pStyle w:val="Compact"/>
              <w:spacing w:line="360" w:lineRule="auto"/>
              <w:pPrChange w:id="242" w:author="Accreditation" w:date="2026-05-20T15:39:00Z" w16du:dateUtc="2026-05-20T12:39:00Z">
                <w:pPr>
                  <w:pStyle w:val="Compact"/>
                </w:pPr>
              </w:pPrChange>
            </w:pPr>
            <w:r>
              <w:t>Per-epoch training dynamics</w:t>
            </w:r>
          </w:p>
        </w:tc>
        <w:tc>
          <w:tcPr>
            <w:tcW w:w="586" w:type="dxa"/>
          </w:tcPr>
          <w:p w14:paraId="7A63E62B" w14:textId="77777777" w:rsidR="008D3C17" w:rsidRDefault="00000000">
            <w:pPr>
              <w:pStyle w:val="Compact"/>
              <w:spacing w:line="360" w:lineRule="auto"/>
              <w:jc w:val="center"/>
              <w:pPrChange w:id="243" w:author="Accreditation" w:date="2026-05-20T15:39:00Z" w16du:dateUtc="2026-05-20T12:39:00Z">
                <w:pPr>
                  <w:pStyle w:val="Compact"/>
                  <w:jc w:val="center"/>
                </w:pPr>
              </w:pPrChange>
            </w:pPr>
            <w:r>
              <w:t>78</w:t>
            </w:r>
          </w:p>
        </w:tc>
      </w:tr>
      <w:tr w:rsidR="008D3C17" w14:paraId="731402FD" w14:textId="77777777">
        <w:tc>
          <w:tcPr>
            <w:tcW w:w="684" w:type="dxa"/>
          </w:tcPr>
          <w:p w14:paraId="47E3EBF4" w14:textId="77777777" w:rsidR="008D3C17" w:rsidRDefault="00000000">
            <w:pPr>
              <w:pStyle w:val="Compact"/>
              <w:spacing w:line="360" w:lineRule="auto"/>
              <w:jc w:val="center"/>
              <w:pPrChange w:id="244" w:author="Accreditation" w:date="2026-05-20T15:39:00Z" w16du:dateUtc="2026-05-20T12:39:00Z">
                <w:pPr>
                  <w:pStyle w:val="Compact"/>
                  <w:jc w:val="center"/>
                </w:pPr>
              </w:pPrChange>
            </w:pPr>
            <w:r>
              <w:t>6.6</w:t>
            </w:r>
          </w:p>
        </w:tc>
        <w:tc>
          <w:tcPr>
            <w:tcW w:w="6648" w:type="dxa"/>
          </w:tcPr>
          <w:p w14:paraId="0DDFC450" w14:textId="77777777" w:rsidR="008D3C17" w:rsidRDefault="00000000">
            <w:pPr>
              <w:pStyle w:val="Compact"/>
              <w:spacing w:line="360" w:lineRule="auto"/>
              <w:pPrChange w:id="245" w:author="Accreditation" w:date="2026-05-20T15:39:00Z" w16du:dateUtc="2026-05-20T12:39:00Z">
                <w:pPr>
                  <w:pStyle w:val="Compact"/>
                </w:pPr>
              </w:pPrChange>
            </w:pPr>
            <w:r>
              <w:t>Best validation metrics across training runs</w:t>
            </w:r>
          </w:p>
        </w:tc>
        <w:tc>
          <w:tcPr>
            <w:tcW w:w="586" w:type="dxa"/>
          </w:tcPr>
          <w:p w14:paraId="5C7AEE47" w14:textId="77777777" w:rsidR="008D3C17" w:rsidRDefault="00000000">
            <w:pPr>
              <w:pStyle w:val="Compact"/>
              <w:spacing w:line="360" w:lineRule="auto"/>
              <w:jc w:val="center"/>
              <w:pPrChange w:id="246" w:author="Accreditation" w:date="2026-05-20T15:39:00Z" w16du:dateUtc="2026-05-20T12:39:00Z">
                <w:pPr>
                  <w:pStyle w:val="Compact"/>
                  <w:jc w:val="center"/>
                </w:pPr>
              </w:pPrChange>
            </w:pPr>
            <w:r>
              <w:t>79</w:t>
            </w:r>
          </w:p>
        </w:tc>
      </w:tr>
      <w:tr w:rsidR="008D3C17" w14:paraId="4CF7447D" w14:textId="77777777">
        <w:tc>
          <w:tcPr>
            <w:tcW w:w="684" w:type="dxa"/>
          </w:tcPr>
          <w:p w14:paraId="61C3A503" w14:textId="77777777" w:rsidR="008D3C17" w:rsidRDefault="00000000">
            <w:pPr>
              <w:pStyle w:val="Compact"/>
              <w:spacing w:line="360" w:lineRule="auto"/>
              <w:jc w:val="center"/>
              <w:pPrChange w:id="247" w:author="Accreditation" w:date="2026-05-20T15:39:00Z" w16du:dateUtc="2026-05-20T12:39:00Z">
                <w:pPr>
                  <w:pStyle w:val="Compact"/>
                  <w:jc w:val="center"/>
                </w:pPr>
              </w:pPrChange>
            </w:pPr>
            <w:r>
              <w:t>6.7</w:t>
            </w:r>
          </w:p>
        </w:tc>
        <w:tc>
          <w:tcPr>
            <w:tcW w:w="6648" w:type="dxa"/>
          </w:tcPr>
          <w:p w14:paraId="299E3CBB" w14:textId="77777777" w:rsidR="008D3C17" w:rsidRDefault="00000000">
            <w:pPr>
              <w:pStyle w:val="Compact"/>
              <w:spacing w:line="360" w:lineRule="auto"/>
              <w:pPrChange w:id="248" w:author="Accreditation" w:date="2026-05-20T15:39:00Z" w16du:dateUtc="2026-05-20T12:39:00Z">
                <w:pPr>
                  <w:pStyle w:val="Compact"/>
                </w:pPr>
              </w:pPrChange>
            </w:pPr>
            <w:r>
              <w:t>Per-entity precision, recall and F1</w:t>
            </w:r>
          </w:p>
        </w:tc>
        <w:tc>
          <w:tcPr>
            <w:tcW w:w="586" w:type="dxa"/>
          </w:tcPr>
          <w:p w14:paraId="368CA734" w14:textId="77777777" w:rsidR="008D3C17" w:rsidRDefault="00000000">
            <w:pPr>
              <w:pStyle w:val="Compact"/>
              <w:spacing w:line="360" w:lineRule="auto"/>
              <w:jc w:val="center"/>
              <w:pPrChange w:id="249" w:author="Accreditation" w:date="2026-05-20T15:39:00Z" w16du:dateUtc="2026-05-20T12:39:00Z">
                <w:pPr>
                  <w:pStyle w:val="Compact"/>
                  <w:jc w:val="center"/>
                </w:pPr>
              </w:pPrChange>
            </w:pPr>
            <w:r>
              <w:t>81</w:t>
            </w:r>
          </w:p>
        </w:tc>
      </w:tr>
      <w:tr w:rsidR="008D3C17" w14:paraId="71F27204" w14:textId="77777777">
        <w:tc>
          <w:tcPr>
            <w:tcW w:w="684" w:type="dxa"/>
          </w:tcPr>
          <w:p w14:paraId="450B5E01" w14:textId="77777777" w:rsidR="008D3C17" w:rsidRDefault="00000000">
            <w:pPr>
              <w:pStyle w:val="Compact"/>
              <w:spacing w:line="360" w:lineRule="auto"/>
              <w:jc w:val="center"/>
              <w:pPrChange w:id="250" w:author="Accreditation" w:date="2026-05-20T15:39:00Z" w16du:dateUtc="2026-05-20T12:39:00Z">
                <w:pPr>
                  <w:pStyle w:val="Compact"/>
                  <w:jc w:val="center"/>
                </w:pPr>
              </w:pPrChange>
            </w:pPr>
            <w:r>
              <w:t>6.8</w:t>
            </w:r>
          </w:p>
        </w:tc>
        <w:tc>
          <w:tcPr>
            <w:tcW w:w="6648" w:type="dxa"/>
          </w:tcPr>
          <w:p w14:paraId="60222A19" w14:textId="77777777" w:rsidR="008D3C17" w:rsidRDefault="00000000">
            <w:pPr>
              <w:pStyle w:val="Compact"/>
              <w:spacing w:line="360" w:lineRule="auto"/>
              <w:pPrChange w:id="251" w:author="Accreditation" w:date="2026-05-20T15:39:00Z" w16du:dateUtc="2026-05-20T12:39:00Z">
                <w:pPr>
                  <w:pStyle w:val="Compact"/>
                </w:pPr>
              </w:pPrChange>
            </w:pPr>
            <w:r>
              <w:t>Focal-loss ablation</w:t>
            </w:r>
          </w:p>
        </w:tc>
        <w:tc>
          <w:tcPr>
            <w:tcW w:w="586" w:type="dxa"/>
          </w:tcPr>
          <w:p w14:paraId="19B5E3D7" w14:textId="77777777" w:rsidR="008D3C17" w:rsidRDefault="00000000">
            <w:pPr>
              <w:pStyle w:val="Compact"/>
              <w:spacing w:line="360" w:lineRule="auto"/>
              <w:jc w:val="center"/>
              <w:pPrChange w:id="252" w:author="Accreditation" w:date="2026-05-20T15:39:00Z" w16du:dateUtc="2026-05-20T12:39:00Z">
                <w:pPr>
                  <w:pStyle w:val="Compact"/>
                  <w:jc w:val="center"/>
                </w:pPr>
              </w:pPrChange>
            </w:pPr>
            <w:r>
              <w:t>83</w:t>
            </w:r>
          </w:p>
        </w:tc>
      </w:tr>
      <w:tr w:rsidR="008D3C17" w14:paraId="1770EB4E" w14:textId="77777777">
        <w:tc>
          <w:tcPr>
            <w:tcW w:w="684" w:type="dxa"/>
          </w:tcPr>
          <w:p w14:paraId="7D0CE528" w14:textId="77777777" w:rsidR="008D3C17" w:rsidRDefault="00000000">
            <w:pPr>
              <w:pStyle w:val="Compact"/>
              <w:spacing w:line="360" w:lineRule="auto"/>
              <w:jc w:val="center"/>
              <w:pPrChange w:id="253" w:author="Accreditation" w:date="2026-05-20T15:39:00Z" w16du:dateUtc="2026-05-20T12:39:00Z">
                <w:pPr>
                  <w:pStyle w:val="Compact"/>
                  <w:jc w:val="center"/>
                </w:pPr>
              </w:pPrChange>
            </w:pPr>
            <w:r>
              <w:lastRenderedPageBreak/>
              <w:t>6.9</w:t>
            </w:r>
          </w:p>
        </w:tc>
        <w:tc>
          <w:tcPr>
            <w:tcW w:w="6648" w:type="dxa"/>
          </w:tcPr>
          <w:p w14:paraId="72C02A56" w14:textId="77777777" w:rsidR="008D3C17" w:rsidRDefault="00000000">
            <w:pPr>
              <w:pStyle w:val="Compact"/>
              <w:spacing w:line="360" w:lineRule="auto"/>
              <w:pPrChange w:id="254" w:author="Accreditation" w:date="2026-05-20T15:39:00Z" w16du:dateUtc="2026-05-20T12:39:00Z">
                <w:pPr>
                  <w:pStyle w:val="Compact"/>
                </w:pPr>
              </w:pPrChange>
            </w:pPr>
            <w:r>
              <w:t>Inference latency on representative articles</w:t>
            </w:r>
          </w:p>
        </w:tc>
        <w:tc>
          <w:tcPr>
            <w:tcW w:w="586" w:type="dxa"/>
          </w:tcPr>
          <w:p w14:paraId="51251A5B" w14:textId="77777777" w:rsidR="008D3C17" w:rsidRDefault="00000000">
            <w:pPr>
              <w:pStyle w:val="Compact"/>
              <w:spacing w:line="360" w:lineRule="auto"/>
              <w:jc w:val="center"/>
              <w:pPrChange w:id="255" w:author="Accreditation" w:date="2026-05-20T15:39:00Z" w16du:dateUtc="2026-05-20T12:39:00Z">
                <w:pPr>
                  <w:pStyle w:val="Compact"/>
                  <w:jc w:val="center"/>
                </w:pPr>
              </w:pPrChange>
            </w:pPr>
            <w:r>
              <w:t>85</w:t>
            </w:r>
          </w:p>
        </w:tc>
      </w:tr>
      <w:tr w:rsidR="008D3C17" w14:paraId="553D80C2" w14:textId="77777777">
        <w:tc>
          <w:tcPr>
            <w:tcW w:w="684" w:type="dxa"/>
          </w:tcPr>
          <w:p w14:paraId="61FFC56F" w14:textId="77777777" w:rsidR="008D3C17" w:rsidRDefault="00000000">
            <w:pPr>
              <w:pStyle w:val="Compact"/>
              <w:spacing w:line="360" w:lineRule="auto"/>
              <w:jc w:val="center"/>
              <w:pPrChange w:id="256" w:author="Accreditation" w:date="2026-05-20T15:39:00Z" w16du:dateUtc="2026-05-20T12:39:00Z">
                <w:pPr>
                  <w:pStyle w:val="Compact"/>
                  <w:jc w:val="center"/>
                </w:pPr>
              </w:pPrChange>
            </w:pPr>
            <w:r>
              <w:t>6.10</w:t>
            </w:r>
          </w:p>
        </w:tc>
        <w:tc>
          <w:tcPr>
            <w:tcW w:w="6648" w:type="dxa"/>
          </w:tcPr>
          <w:p w14:paraId="2C4612B6" w14:textId="77777777" w:rsidR="008D3C17" w:rsidRDefault="00000000">
            <w:pPr>
              <w:pStyle w:val="Compact"/>
              <w:spacing w:line="360" w:lineRule="auto"/>
              <w:pPrChange w:id="257" w:author="Accreditation" w:date="2026-05-20T15:39:00Z" w16du:dateUtc="2026-05-20T12:39:00Z">
                <w:pPr>
                  <w:pStyle w:val="Compact"/>
                </w:pPr>
              </w:pPrChange>
            </w:pPr>
            <w:r>
              <w:t>Aggregated user acceptance testing responses</w:t>
            </w:r>
          </w:p>
        </w:tc>
        <w:tc>
          <w:tcPr>
            <w:tcW w:w="586" w:type="dxa"/>
          </w:tcPr>
          <w:p w14:paraId="17488C5D" w14:textId="77777777" w:rsidR="008D3C17" w:rsidRDefault="00000000">
            <w:pPr>
              <w:pStyle w:val="Compact"/>
              <w:spacing w:line="360" w:lineRule="auto"/>
              <w:jc w:val="center"/>
              <w:pPrChange w:id="258" w:author="Accreditation" w:date="2026-05-20T15:39:00Z" w16du:dateUtc="2026-05-20T12:39:00Z">
                <w:pPr>
                  <w:pStyle w:val="Compact"/>
                  <w:jc w:val="center"/>
                </w:pPr>
              </w:pPrChange>
            </w:pPr>
            <w:r>
              <w:t>87</w:t>
            </w:r>
          </w:p>
        </w:tc>
      </w:tr>
    </w:tbl>
    <w:p w14:paraId="33817C6D" w14:textId="77777777" w:rsidR="008D3C17" w:rsidRDefault="00000000">
      <w:pPr>
        <w:pStyle w:val="Heading1"/>
        <w:numPr>
          <w:ilvl w:val="0"/>
          <w:numId w:val="0"/>
        </w:numPr>
        <w:spacing w:line="360" w:lineRule="auto"/>
        <w:pPrChange w:id="259" w:author="Accreditation" w:date="2026-05-20T15:47:00Z" w16du:dateUtc="2026-05-20T12:47:00Z">
          <w:pPr>
            <w:pStyle w:val="Heading1"/>
          </w:pPr>
        </w:pPrChange>
      </w:pPr>
      <w:bookmarkStart w:id="260" w:name="list-of-figures"/>
      <w:bookmarkEnd w:id="201"/>
      <w:r>
        <w:t>List of Figures</w:t>
      </w:r>
    </w:p>
    <w:tbl>
      <w:tblPr>
        <w:tblStyle w:val="Table"/>
        <w:tblW w:w="5000" w:type="pct"/>
        <w:tblLayout w:type="fixed"/>
        <w:tblLook w:val="0020" w:firstRow="1" w:lastRow="0" w:firstColumn="0" w:lastColumn="0" w:noHBand="0" w:noVBand="0"/>
      </w:tblPr>
      <w:tblGrid>
        <w:gridCol w:w="913"/>
        <w:gridCol w:w="7763"/>
        <w:gridCol w:w="684"/>
      </w:tblGrid>
      <w:tr w:rsidR="008D3C17" w14:paraId="1B47342A"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772" w:type="dxa"/>
          </w:tcPr>
          <w:p w14:paraId="098F354C" w14:textId="77777777" w:rsidR="008D3C17" w:rsidRDefault="00000000">
            <w:pPr>
              <w:pStyle w:val="Compact"/>
              <w:spacing w:line="360" w:lineRule="auto"/>
              <w:jc w:val="center"/>
              <w:pPrChange w:id="261" w:author="Accreditation" w:date="2026-05-20T15:39:00Z" w16du:dateUtc="2026-05-20T12:39:00Z">
                <w:pPr>
                  <w:pStyle w:val="Compact"/>
                  <w:jc w:val="center"/>
                </w:pPr>
              </w:pPrChange>
            </w:pPr>
            <w:r>
              <w:t>Figure</w:t>
            </w:r>
          </w:p>
        </w:tc>
        <w:tc>
          <w:tcPr>
            <w:tcW w:w="6567" w:type="dxa"/>
          </w:tcPr>
          <w:p w14:paraId="55FC53F7" w14:textId="77777777" w:rsidR="008D3C17" w:rsidRDefault="00000000">
            <w:pPr>
              <w:pStyle w:val="Compact"/>
              <w:spacing w:line="360" w:lineRule="auto"/>
              <w:pPrChange w:id="262" w:author="Accreditation" w:date="2026-05-20T15:39:00Z" w16du:dateUtc="2026-05-20T12:39:00Z">
                <w:pPr>
                  <w:pStyle w:val="Compact"/>
                </w:pPr>
              </w:pPrChange>
            </w:pPr>
            <w:r>
              <w:t>Title</w:t>
            </w:r>
          </w:p>
        </w:tc>
        <w:tc>
          <w:tcPr>
            <w:tcW w:w="579" w:type="dxa"/>
          </w:tcPr>
          <w:p w14:paraId="4C2DFCC7" w14:textId="77777777" w:rsidR="008D3C17" w:rsidRDefault="00000000">
            <w:pPr>
              <w:pStyle w:val="Compact"/>
              <w:spacing w:line="360" w:lineRule="auto"/>
              <w:jc w:val="center"/>
              <w:pPrChange w:id="263" w:author="Accreditation" w:date="2026-05-20T15:39:00Z" w16du:dateUtc="2026-05-20T12:39:00Z">
                <w:pPr>
                  <w:pStyle w:val="Compact"/>
                  <w:jc w:val="center"/>
                </w:pPr>
              </w:pPrChange>
            </w:pPr>
            <w:r>
              <w:t>Page</w:t>
            </w:r>
          </w:p>
        </w:tc>
      </w:tr>
      <w:tr w:rsidR="008D3C17" w14:paraId="730239E5" w14:textId="77777777">
        <w:tc>
          <w:tcPr>
            <w:tcW w:w="772" w:type="dxa"/>
          </w:tcPr>
          <w:p w14:paraId="15A8E8E1" w14:textId="77777777" w:rsidR="008D3C17" w:rsidRDefault="00000000">
            <w:pPr>
              <w:pStyle w:val="Compact"/>
              <w:spacing w:line="360" w:lineRule="auto"/>
              <w:jc w:val="center"/>
              <w:pPrChange w:id="264" w:author="Accreditation" w:date="2026-05-20T15:39:00Z" w16du:dateUtc="2026-05-20T12:39:00Z">
                <w:pPr>
                  <w:pStyle w:val="Compact"/>
                  <w:jc w:val="center"/>
                </w:pPr>
              </w:pPrChange>
            </w:pPr>
            <w:r>
              <w:t>4.1</w:t>
            </w:r>
          </w:p>
        </w:tc>
        <w:tc>
          <w:tcPr>
            <w:tcW w:w="6567" w:type="dxa"/>
          </w:tcPr>
          <w:p w14:paraId="0BFACD5E" w14:textId="77777777" w:rsidR="008D3C17" w:rsidRDefault="00000000">
            <w:pPr>
              <w:pStyle w:val="Compact"/>
              <w:spacing w:line="360" w:lineRule="auto"/>
              <w:pPrChange w:id="265" w:author="Accreditation" w:date="2026-05-20T15:39:00Z" w16du:dateUtc="2026-05-20T12:39:00Z">
                <w:pPr>
                  <w:pStyle w:val="Compact"/>
                </w:pPr>
              </w:pPrChange>
            </w:pPr>
            <w:r>
              <w:t>High-level architecture of the VioNER system</w:t>
            </w:r>
          </w:p>
        </w:tc>
        <w:tc>
          <w:tcPr>
            <w:tcW w:w="579" w:type="dxa"/>
          </w:tcPr>
          <w:p w14:paraId="2FA54985" w14:textId="77777777" w:rsidR="008D3C17" w:rsidRDefault="00000000">
            <w:pPr>
              <w:pStyle w:val="Compact"/>
              <w:spacing w:line="360" w:lineRule="auto"/>
              <w:jc w:val="center"/>
              <w:pPrChange w:id="266" w:author="Accreditation" w:date="2026-05-20T15:39:00Z" w16du:dateUtc="2026-05-20T12:39:00Z">
                <w:pPr>
                  <w:pStyle w:val="Compact"/>
                  <w:jc w:val="center"/>
                </w:pPr>
              </w:pPrChange>
            </w:pPr>
            <w:r>
              <w:t>38</w:t>
            </w:r>
          </w:p>
        </w:tc>
      </w:tr>
      <w:tr w:rsidR="008D3C17" w14:paraId="320E986A" w14:textId="77777777">
        <w:tc>
          <w:tcPr>
            <w:tcW w:w="772" w:type="dxa"/>
          </w:tcPr>
          <w:p w14:paraId="37740A71" w14:textId="77777777" w:rsidR="008D3C17" w:rsidRDefault="00000000">
            <w:pPr>
              <w:pStyle w:val="Compact"/>
              <w:spacing w:line="360" w:lineRule="auto"/>
              <w:jc w:val="center"/>
              <w:pPrChange w:id="267" w:author="Accreditation" w:date="2026-05-20T15:39:00Z" w16du:dateUtc="2026-05-20T12:39:00Z">
                <w:pPr>
                  <w:pStyle w:val="Compact"/>
                  <w:jc w:val="center"/>
                </w:pPr>
              </w:pPrChange>
            </w:pPr>
            <w:r>
              <w:t>4.2</w:t>
            </w:r>
          </w:p>
        </w:tc>
        <w:tc>
          <w:tcPr>
            <w:tcW w:w="6567" w:type="dxa"/>
          </w:tcPr>
          <w:p w14:paraId="79C15B74" w14:textId="77777777" w:rsidR="008D3C17" w:rsidRDefault="00000000">
            <w:pPr>
              <w:pStyle w:val="Compact"/>
              <w:spacing w:line="360" w:lineRule="auto"/>
              <w:pPrChange w:id="268" w:author="Accreditation" w:date="2026-05-20T15:39:00Z" w16du:dateUtc="2026-05-20T12:39:00Z">
                <w:pPr>
                  <w:pStyle w:val="Compact"/>
                </w:pPr>
              </w:pPrChange>
            </w:pPr>
            <w:r>
              <w:t>End-to-end processing pipeline</w:t>
            </w:r>
          </w:p>
        </w:tc>
        <w:tc>
          <w:tcPr>
            <w:tcW w:w="579" w:type="dxa"/>
          </w:tcPr>
          <w:p w14:paraId="09DE5925" w14:textId="77777777" w:rsidR="008D3C17" w:rsidRDefault="00000000">
            <w:pPr>
              <w:pStyle w:val="Compact"/>
              <w:spacing w:line="360" w:lineRule="auto"/>
              <w:jc w:val="center"/>
              <w:pPrChange w:id="269" w:author="Accreditation" w:date="2026-05-20T15:39:00Z" w16du:dateUtc="2026-05-20T12:39:00Z">
                <w:pPr>
                  <w:pStyle w:val="Compact"/>
                  <w:jc w:val="center"/>
                </w:pPr>
              </w:pPrChange>
            </w:pPr>
            <w:r>
              <w:t>39</w:t>
            </w:r>
          </w:p>
        </w:tc>
      </w:tr>
      <w:tr w:rsidR="008D3C17" w14:paraId="6453F890" w14:textId="77777777">
        <w:tc>
          <w:tcPr>
            <w:tcW w:w="772" w:type="dxa"/>
          </w:tcPr>
          <w:p w14:paraId="74F9E848" w14:textId="77777777" w:rsidR="008D3C17" w:rsidRDefault="00000000">
            <w:pPr>
              <w:pStyle w:val="Compact"/>
              <w:spacing w:line="360" w:lineRule="auto"/>
              <w:jc w:val="center"/>
              <w:pPrChange w:id="270" w:author="Accreditation" w:date="2026-05-20T15:39:00Z" w16du:dateUtc="2026-05-20T12:39:00Z">
                <w:pPr>
                  <w:pStyle w:val="Compact"/>
                  <w:jc w:val="center"/>
                </w:pPr>
              </w:pPrChange>
            </w:pPr>
            <w:r>
              <w:t>4.3</w:t>
            </w:r>
          </w:p>
        </w:tc>
        <w:tc>
          <w:tcPr>
            <w:tcW w:w="6567" w:type="dxa"/>
          </w:tcPr>
          <w:p w14:paraId="325100D4" w14:textId="77777777" w:rsidR="008D3C17" w:rsidRDefault="00000000">
            <w:pPr>
              <w:pStyle w:val="Compact"/>
              <w:spacing w:line="360" w:lineRule="auto"/>
              <w:pPrChange w:id="271" w:author="Accreditation" w:date="2026-05-20T15:39:00Z" w16du:dateUtc="2026-05-20T12:39:00Z">
                <w:pPr>
                  <w:pStyle w:val="Compact"/>
                </w:pPr>
              </w:pPrChange>
            </w:pPr>
            <w:r>
              <w:t>Sequence of calls during synchronous inference</w:t>
            </w:r>
          </w:p>
        </w:tc>
        <w:tc>
          <w:tcPr>
            <w:tcW w:w="579" w:type="dxa"/>
          </w:tcPr>
          <w:p w14:paraId="6899836E" w14:textId="77777777" w:rsidR="008D3C17" w:rsidRDefault="00000000">
            <w:pPr>
              <w:pStyle w:val="Compact"/>
              <w:spacing w:line="360" w:lineRule="auto"/>
              <w:jc w:val="center"/>
              <w:pPrChange w:id="272" w:author="Accreditation" w:date="2026-05-20T15:39:00Z" w16du:dateUtc="2026-05-20T12:39:00Z">
                <w:pPr>
                  <w:pStyle w:val="Compact"/>
                  <w:jc w:val="center"/>
                </w:pPr>
              </w:pPrChange>
            </w:pPr>
            <w:r>
              <w:t>40</w:t>
            </w:r>
          </w:p>
        </w:tc>
      </w:tr>
      <w:tr w:rsidR="008D3C17" w14:paraId="15E331FF" w14:textId="77777777">
        <w:tc>
          <w:tcPr>
            <w:tcW w:w="772" w:type="dxa"/>
          </w:tcPr>
          <w:p w14:paraId="047391D8" w14:textId="77777777" w:rsidR="008D3C17" w:rsidRDefault="00000000">
            <w:pPr>
              <w:pStyle w:val="Compact"/>
              <w:spacing w:line="360" w:lineRule="auto"/>
              <w:jc w:val="center"/>
              <w:pPrChange w:id="273" w:author="Accreditation" w:date="2026-05-20T15:39:00Z" w16du:dateUtc="2026-05-20T12:39:00Z">
                <w:pPr>
                  <w:pStyle w:val="Compact"/>
                  <w:jc w:val="center"/>
                </w:pPr>
              </w:pPrChange>
            </w:pPr>
            <w:r>
              <w:t>4.4</w:t>
            </w:r>
          </w:p>
        </w:tc>
        <w:tc>
          <w:tcPr>
            <w:tcW w:w="6567" w:type="dxa"/>
          </w:tcPr>
          <w:p w14:paraId="60AEC3AA" w14:textId="77777777" w:rsidR="008D3C17" w:rsidRDefault="00000000">
            <w:pPr>
              <w:pStyle w:val="Compact"/>
              <w:spacing w:line="360" w:lineRule="auto"/>
              <w:pPrChange w:id="274" w:author="Accreditation" w:date="2026-05-20T15:39:00Z" w16du:dateUtc="2026-05-20T12:39:00Z">
                <w:pPr>
                  <w:pStyle w:val="Compact"/>
                </w:pPr>
              </w:pPrChange>
            </w:pPr>
            <w:r>
              <w:t>BIO encoding example for a multi-word entity</w:t>
            </w:r>
          </w:p>
        </w:tc>
        <w:tc>
          <w:tcPr>
            <w:tcW w:w="579" w:type="dxa"/>
          </w:tcPr>
          <w:p w14:paraId="2B953371" w14:textId="77777777" w:rsidR="008D3C17" w:rsidRDefault="00000000">
            <w:pPr>
              <w:pStyle w:val="Compact"/>
              <w:spacing w:line="360" w:lineRule="auto"/>
              <w:jc w:val="center"/>
              <w:pPrChange w:id="275" w:author="Accreditation" w:date="2026-05-20T15:39:00Z" w16du:dateUtc="2026-05-20T12:39:00Z">
                <w:pPr>
                  <w:pStyle w:val="Compact"/>
                  <w:jc w:val="center"/>
                </w:pPr>
              </w:pPrChange>
            </w:pPr>
            <w:r>
              <w:t>42</w:t>
            </w:r>
          </w:p>
        </w:tc>
      </w:tr>
      <w:tr w:rsidR="008D3C17" w14:paraId="6DDD979B" w14:textId="77777777">
        <w:tc>
          <w:tcPr>
            <w:tcW w:w="772" w:type="dxa"/>
          </w:tcPr>
          <w:p w14:paraId="4801C31A" w14:textId="77777777" w:rsidR="008D3C17" w:rsidRDefault="00000000">
            <w:pPr>
              <w:pStyle w:val="Compact"/>
              <w:spacing w:line="360" w:lineRule="auto"/>
              <w:jc w:val="center"/>
              <w:pPrChange w:id="276" w:author="Accreditation" w:date="2026-05-20T15:39:00Z" w16du:dateUtc="2026-05-20T12:39:00Z">
                <w:pPr>
                  <w:pStyle w:val="Compact"/>
                  <w:jc w:val="center"/>
                </w:pPr>
              </w:pPrChange>
            </w:pPr>
            <w:r>
              <w:t>4.5</w:t>
            </w:r>
          </w:p>
        </w:tc>
        <w:tc>
          <w:tcPr>
            <w:tcW w:w="6567" w:type="dxa"/>
          </w:tcPr>
          <w:p w14:paraId="06A69085" w14:textId="77777777" w:rsidR="008D3C17" w:rsidRDefault="00000000">
            <w:pPr>
              <w:pStyle w:val="Compact"/>
              <w:spacing w:line="360" w:lineRule="auto"/>
              <w:pPrChange w:id="277" w:author="Accreditation" w:date="2026-05-20T15:39:00Z" w16du:dateUtc="2026-05-20T12:39:00Z">
                <w:pPr>
                  <w:pStyle w:val="Compact"/>
                </w:pPr>
              </w:pPrChange>
            </w:pPr>
            <w:r>
              <w:t>Four-level taxonomy hierarchy (visual outline)</w:t>
            </w:r>
          </w:p>
        </w:tc>
        <w:tc>
          <w:tcPr>
            <w:tcW w:w="579" w:type="dxa"/>
          </w:tcPr>
          <w:p w14:paraId="3F02EA26" w14:textId="77777777" w:rsidR="008D3C17" w:rsidRDefault="00000000">
            <w:pPr>
              <w:pStyle w:val="Compact"/>
              <w:spacing w:line="360" w:lineRule="auto"/>
              <w:jc w:val="center"/>
              <w:pPrChange w:id="278" w:author="Accreditation" w:date="2026-05-20T15:39:00Z" w16du:dateUtc="2026-05-20T12:39:00Z">
                <w:pPr>
                  <w:pStyle w:val="Compact"/>
                  <w:jc w:val="center"/>
                </w:pPr>
              </w:pPrChange>
            </w:pPr>
            <w:r>
              <w:t>44</w:t>
            </w:r>
          </w:p>
        </w:tc>
      </w:tr>
      <w:tr w:rsidR="008D3C17" w14:paraId="5528A35F" w14:textId="77777777">
        <w:tc>
          <w:tcPr>
            <w:tcW w:w="772" w:type="dxa"/>
          </w:tcPr>
          <w:p w14:paraId="690E1369" w14:textId="77777777" w:rsidR="008D3C17" w:rsidRDefault="00000000">
            <w:pPr>
              <w:pStyle w:val="Compact"/>
              <w:spacing w:line="360" w:lineRule="auto"/>
              <w:jc w:val="center"/>
              <w:pPrChange w:id="279" w:author="Accreditation" w:date="2026-05-20T15:39:00Z" w16du:dateUtc="2026-05-20T12:39:00Z">
                <w:pPr>
                  <w:pStyle w:val="Compact"/>
                  <w:jc w:val="center"/>
                </w:pPr>
              </w:pPrChange>
            </w:pPr>
            <w:r>
              <w:t>5.1</w:t>
            </w:r>
          </w:p>
        </w:tc>
        <w:tc>
          <w:tcPr>
            <w:tcW w:w="6567" w:type="dxa"/>
          </w:tcPr>
          <w:p w14:paraId="5C0B97F5" w14:textId="77777777" w:rsidR="008D3C17" w:rsidRDefault="00000000">
            <w:pPr>
              <w:pStyle w:val="Compact"/>
              <w:spacing w:line="360" w:lineRule="auto"/>
              <w:pPrChange w:id="280" w:author="Accreditation" w:date="2026-05-20T15:39:00Z" w16du:dateUtc="2026-05-20T12:39:00Z">
                <w:pPr>
                  <w:pStyle w:val="Compact"/>
                </w:pPr>
              </w:pPrChange>
            </w:pPr>
            <w:r>
              <w:t>Back-end module organisation</w:t>
            </w:r>
          </w:p>
        </w:tc>
        <w:tc>
          <w:tcPr>
            <w:tcW w:w="579" w:type="dxa"/>
          </w:tcPr>
          <w:p w14:paraId="43D172A9" w14:textId="77777777" w:rsidR="008D3C17" w:rsidRDefault="00000000">
            <w:pPr>
              <w:pStyle w:val="Compact"/>
              <w:spacing w:line="360" w:lineRule="auto"/>
              <w:jc w:val="center"/>
              <w:pPrChange w:id="281" w:author="Accreditation" w:date="2026-05-20T15:39:00Z" w16du:dateUtc="2026-05-20T12:39:00Z">
                <w:pPr>
                  <w:pStyle w:val="Compact"/>
                  <w:jc w:val="center"/>
                </w:pPr>
              </w:pPrChange>
            </w:pPr>
            <w:r>
              <w:t>67</w:t>
            </w:r>
          </w:p>
        </w:tc>
      </w:tr>
      <w:tr w:rsidR="008D3C17" w14:paraId="5299349C" w14:textId="77777777">
        <w:tc>
          <w:tcPr>
            <w:tcW w:w="772" w:type="dxa"/>
          </w:tcPr>
          <w:p w14:paraId="13105585" w14:textId="77777777" w:rsidR="008D3C17" w:rsidRDefault="00000000">
            <w:pPr>
              <w:pStyle w:val="Compact"/>
              <w:spacing w:line="360" w:lineRule="auto"/>
              <w:jc w:val="center"/>
              <w:pPrChange w:id="282" w:author="Accreditation" w:date="2026-05-20T15:39:00Z" w16du:dateUtc="2026-05-20T12:39:00Z">
                <w:pPr>
                  <w:pStyle w:val="Compact"/>
                  <w:jc w:val="center"/>
                </w:pPr>
              </w:pPrChange>
            </w:pPr>
            <w:r>
              <w:t>5.2</w:t>
            </w:r>
          </w:p>
        </w:tc>
        <w:tc>
          <w:tcPr>
            <w:tcW w:w="6567" w:type="dxa"/>
          </w:tcPr>
          <w:p w14:paraId="74AD9945" w14:textId="77777777" w:rsidR="008D3C17" w:rsidRDefault="00000000">
            <w:pPr>
              <w:pStyle w:val="Compact"/>
              <w:spacing w:line="360" w:lineRule="auto"/>
              <w:pPrChange w:id="283" w:author="Accreditation" w:date="2026-05-20T15:39:00Z" w16du:dateUtc="2026-05-20T12:39:00Z">
                <w:pPr>
                  <w:pStyle w:val="Compact"/>
                </w:pPr>
              </w:pPrChange>
            </w:pPr>
            <w:r>
              <w:t>Front-end route map</w:t>
            </w:r>
          </w:p>
        </w:tc>
        <w:tc>
          <w:tcPr>
            <w:tcW w:w="579" w:type="dxa"/>
          </w:tcPr>
          <w:p w14:paraId="42DDD09F" w14:textId="77777777" w:rsidR="008D3C17" w:rsidRDefault="00000000">
            <w:pPr>
              <w:pStyle w:val="Compact"/>
              <w:spacing w:line="360" w:lineRule="auto"/>
              <w:jc w:val="center"/>
              <w:pPrChange w:id="284" w:author="Accreditation" w:date="2026-05-20T15:39:00Z" w16du:dateUtc="2026-05-20T12:39:00Z">
                <w:pPr>
                  <w:pStyle w:val="Compact"/>
                  <w:jc w:val="center"/>
                </w:pPr>
              </w:pPrChange>
            </w:pPr>
            <w:r>
              <w:t>70</w:t>
            </w:r>
          </w:p>
        </w:tc>
      </w:tr>
      <w:tr w:rsidR="008D3C17" w14:paraId="0C139B26" w14:textId="77777777">
        <w:tc>
          <w:tcPr>
            <w:tcW w:w="772" w:type="dxa"/>
          </w:tcPr>
          <w:p w14:paraId="5A841E23" w14:textId="77777777" w:rsidR="008D3C17" w:rsidRDefault="00000000">
            <w:pPr>
              <w:pStyle w:val="Compact"/>
              <w:spacing w:line="360" w:lineRule="auto"/>
              <w:jc w:val="center"/>
              <w:pPrChange w:id="285" w:author="Accreditation" w:date="2026-05-20T15:39:00Z" w16du:dateUtc="2026-05-20T12:39:00Z">
                <w:pPr>
                  <w:pStyle w:val="Compact"/>
                  <w:jc w:val="center"/>
                </w:pPr>
              </w:pPrChange>
            </w:pPr>
            <w:r>
              <w:t>6.1</w:t>
            </w:r>
          </w:p>
        </w:tc>
        <w:tc>
          <w:tcPr>
            <w:tcW w:w="6567" w:type="dxa"/>
          </w:tcPr>
          <w:p w14:paraId="1984F9E9" w14:textId="77777777" w:rsidR="008D3C17" w:rsidRDefault="00000000">
            <w:pPr>
              <w:pStyle w:val="Compact"/>
              <w:spacing w:line="360" w:lineRule="auto"/>
              <w:pPrChange w:id="286" w:author="Accreditation" w:date="2026-05-20T15:39:00Z" w16du:dateUtc="2026-05-20T12:39:00Z">
                <w:pPr>
                  <w:pStyle w:val="Compact"/>
                </w:pPr>
              </w:pPrChange>
            </w:pPr>
            <w:r>
              <w:t>Training and validation loss curves</w:t>
            </w:r>
          </w:p>
        </w:tc>
        <w:tc>
          <w:tcPr>
            <w:tcW w:w="579" w:type="dxa"/>
          </w:tcPr>
          <w:p w14:paraId="1D742747" w14:textId="77777777" w:rsidR="008D3C17" w:rsidRDefault="00000000">
            <w:pPr>
              <w:pStyle w:val="Compact"/>
              <w:spacing w:line="360" w:lineRule="auto"/>
              <w:jc w:val="center"/>
              <w:pPrChange w:id="287" w:author="Accreditation" w:date="2026-05-20T15:39:00Z" w16du:dateUtc="2026-05-20T12:39:00Z">
                <w:pPr>
                  <w:pStyle w:val="Compact"/>
                  <w:jc w:val="center"/>
                </w:pPr>
              </w:pPrChange>
            </w:pPr>
            <w:r>
              <w:t>77</w:t>
            </w:r>
          </w:p>
        </w:tc>
      </w:tr>
      <w:tr w:rsidR="008D3C17" w14:paraId="5162BA89" w14:textId="77777777">
        <w:tc>
          <w:tcPr>
            <w:tcW w:w="772" w:type="dxa"/>
          </w:tcPr>
          <w:p w14:paraId="6733B7CD" w14:textId="77777777" w:rsidR="008D3C17" w:rsidRDefault="00000000">
            <w:pPr>
              <w:pStyle w:val="Compact"/>
              <w:spacing w:line="360" w:lineRule="auto"/>
              <w:jc w:val="center"/>
              <w:pPrChange w:id="288" w:author="Accreditation" w:date="2026-05-20T15:39:00Z" w16du:dateUtc="2026-05-20T12:39:00Z">
                <w:pPr>
                  <w:pStyle w:val="Compact"/>
                  <w:jc w:val="center"/>
                </w:pPr>
              </w:pPrChange>
            </w:pPr>
            <w:r>
              <w:t>6.2</w:t>
            </w:r>
          </w:p>
        </w:tc>
        <w:tc>
          <w:tcPr>
            <w:tcW w:w="6567" w:type="dxa"/>
          </w:tcPr>
          <w:p w14:paraId="461F19C0" w14:textId="77777777" w:rsidR="008D3C17" w:rsidRDefault="00000000">
            <w:pPr>
              <w:pStyle w:val="Compact"/>
              <w:spacing w:line="360" w:lineRule="auto"/>
              <w:pPrChange w:id="289" w:author="Accreditation" w:date="2026-05-20T15:39:00Z" w16du:dateUtc="2026-05-20T12:39:00Z">
                <w:pPr>
                  <w:pStyle w:val="Compact"/>
                </w:pPr>
              </w:pPrChange>
            </w:pPr>
            <w:r>
              <w:t>Token-level validation accuracy across epochs</w:t>
            </w:r>
          </w:p>
        </w:tc>
        <w:tc>
          <w:tcPr>
            <w:tcW w:w="579" w:type="dxa"/>
          </w:tcPr>
          <w:p w14:paraId="322BB244" w14:textId="77777777" w:rsidR="008D3C17" w:rsidRDefault="00000000">
            <w:pPr>
              <w:pStyle w:val="Compact"/>
              <w:spacing w:line="360" w:lineRule="auto"/>
              <w:jc w:val="center"/>
              <w:pPrChange w:id="290" w:author="Accreditation" w:date="2026-05-20T15:39:00Z" w16du:dateUtc="2026-05-20T12:39:00Z">
                <w:pPr>
                  <w:pStyle w:val="Compact"/>
                  <w:jc w:val="center"/>
                </w:pPr>
              </w:pPrChange>
            </w:pPr>
            <w:r>
              <w:t>78</w:t>
            </w:r>
          </w:p>
        </w:tc>
      </w:tr>
      <w:tr w:rsidR="008D3C17" w14:paraId="39B0EEB3" w14:textId="77777777">
        <w:tc>
          <w:tcPr>
            <w:tcW w:w="772" w:type="dxa"/>
          </w:tcPr>
          <w:p w14:paraId="539AFFD2" w14:textId="77777777" w:rsidR="008D3C17" w:rsidRDefault="00000000">
            <w:pPr>
              <w:pStyle w:val="Compact"/>
              <w:spacing w:line="360" w:lineRule="auto"/>
              <w:jc w:val="center"/>
              <w:pPrChange w:id="291" w:author="Accreditation" w:date="2026-05-20T15:39:00Z" w16du:dateUtc="2026-05-20T12:39:00Z">
                <w:pPr>
                  <w:pStyle w:val="Compact"/>
                  <w:jc w:val="center"/>
                </w:pPr>
              </w:pPrChange>
            </w:pPr>
            <w:r>
              <w:t>6.3</w:t>
            </w:r>
          </w:p>
        </w:tc>
        <w:tc>
          <w:tcPr>
            <w:tcW w:w="6567" w:type="dxa"/>
          </w:tcPr>
          <w:p w14:paraId="7C550443" w14:textId="77777777" w:rsidR="008D3C17" w:rsidRDefault="00000000">
            <w:pPr>
              <w:pStyle w:val="Compact"/>
              <w:spacing w:line="360" w:lineRule="auto"/>
              <w:pPrChange w:id="292" w:author="Accreditation" w:date="2026-05-20T15:39:00Z" w16du:dateUtc="2026-05-20T12:39:00Z">
                <w:pPr>
                  <w:pStyle w:val="Compact"/>
                </w:pPr>
              </w:pPrChange>
            </w:pPr>
            <w:r>
              <w:t>Per-entity F1 bar chart</w:t>
            </w:r>
          </w:p>
        </w:tc>
        <w:tc>
          <w:tcPr>
            <w:tcW w:w="579" w:type="dxa"/>
          </w:tcPr>
          <w:p w14:paraId="64916A89" w14:textId="77777777" w:rsidR="008D3C17" w:rsidRDefault="00000000">
            <w:pPr>
              <w:pStyle w:val="Compact"/>
              <w:spacing w:line="360" w:lineRule="auto"/>
              <w:jc w:val="center"/>
              <w:pPrChange w:id="293" w:author="Accreditation" w:date="2026-05-20T15:39:00Z" w16du:dateUtc="2026-05-20T12:39:00Z">
                <w:pPr>
                  <w:pStyle w:val="Compact"/>
                  <w:jc w:val="center"/>
                </w:pPr>
              </w:pPrChange>
            </w:pPr>
            <w:r>
              <w:t>82</w:t>
            </w:r>
          </w:p>
        </w:tc>
      </w:tr>
      <w:tr w:rsidR="008D3C17" w14:paraId="1BCE67AC" w14:textId="77777777">
        <w:tc>
          <w:tcPr>
            <w:tcW w:w="772" w:type="dxa"/>
          </w:tcPr>
          <w:p w14:paraId="53C21634" w14:textId="77777777" w:rsidR="008D3C17" w:rsidRDefault="00000000">
            <w:pPr>
              <w:pStyle w:val="Compact"/>
              <w:spacing w:line="360" w:lineRule="auto"/>
              <w:jc w:val="center"/>
              <w:pPrChange w:id="294" w:author="Accreditation" w:date="2026-05-20T15:39:00Z" w16du:dateUtc="2026-05-20T12:39:00Z">
                <w:pPr>
                  <w:pStyle w:val="Compact"/>
                  <w:jc w:val="center"/>
                </w:pPr>
              </w:pPrChange>
            </w:pPr>
            <w:r>
              <w:t>6.4</w:t>
            </w:r>
          </w:p>
        </w:tc>
        <w:tc>
          <w:tcPr>
            <w:tcW w:w="6567" w:type="dxa"/>
          </w:tcPr>
          <w:p w14:paraId="57DAA62D" w14:textId="77777777" w:rsidR="008D3C17" w:rsidRDefault="00000000">
            <w:pPr>
              <w:pStyle w:val="Compact"/>
              <w:spacing w:line="360" w:lineRule="auto"/>
              <w:pPrChange w:id="295" w:author="Accreditation" w:date="2026-05-20T15:39:00Z" w16du:dateUtc="2026-05-20T12:39:00Z">
                <w:pPr>
                  <w:pStyle w:val="Compact"/>
                </w:pPr>
              </w:pPrChange>
            </w:pPr>
            <w:r>
              <w:t>Confusion patterns between location entity types</w:t>
            </w:r>
          </w:p>
        </w:tc>
        <w:tc>
          <w:tcPr>
            <w:tcW w:w="579" w:type="dxa"/>
          </w:tcPr>
          <w:p w14:paraId="7A25EBA7" w14:textId="77777777" w:rsidR="008D3C17" w:rsidRDefault="00000000">
            <w:pPr>
              <w:pStyle w:val="Compact"/>
              <w:spacing w:line="360" w:lineRule="auto"/>
              <w:jc w:val="center"/>
              <w:pPrChange w:id="296" w:author="Accreditation" w:date="2026-05-20T15:39:00Z" w16du:dateUtc="2026-05-20T12:39:00Z">
                <w:pPr>
                  <w:pStyle w:val="Compact"/>
                  <w:jc w:val="center"/>
                </w:pPr>
              </w:pPrChange>
            </w:pPr>
            <w:r>
              <w:t>89</w:t>
            </w:r>
          </w:p>
        </w:tc>
      </w:tr>
    </w:tbl>
    <w:p w14:paraId="586BEAA7" w14:textId="77777777" w:rsidR="008D3C17" w:rsidRDefault="00000000">
      <w:pPr>
        <w:pStyle w:val="Heading1"/>
        <w:numPr>
          <w:ilvl w:val="0"/>
          <w:numId w:val="0"/>
        </w:numPr>
        <w:spacing w:line="360" w:lineRule="auto"/>
        <w:pPrChange w:id="297" w:author="Accreditation" w:date="2026-05-20T15:47:00Z" w16du:dateUtc="2026-05-20T12:47:00Z">
          <w:pPr>
            <w:pStyle w:val="Heading1"/>
          </w:pPr>
        </w:pPrChange>
      </w:pPr>
      <w:bookmarkStart w:id="298" w:name="list-of-algorithms"/>
      <w:bookmarkEnd w:id="260"/>
      <w:r>
        <w:t>List of Algorithms</w:t>
      </w:r>
    </w:p>
    <w:tbl>
      <w:tblPr>
        <w:tblStyle w:val="Table"/>
        <w:tblW w:w="5000" w:type="pct"/>
        <w:tblLayout w:type="fixed"/>
        <w:tblLook w:val="0020" w:firstRow="1" w:lastRow="0" w:firstColumn="0" w:lastColumn="0" w:noHBand="0" w:noVBand="0"/>
      </w:tblPr>
      <w:tblGrid>
        <w:gridCol w:w="1270"/>
        <w:gridCol w:w="7397"/>
        <w:gridCol w:w="693"/>
      </w:tblGrid>
      <w:tr w:rsidR="008D3C17" w14:paraId="5B092593"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1075" w:type="dxa"/>
          </w:tcPr>
          <w:p w14:paraId="3F15F936" w14:textId="77777777" w:rsidR="008D3C17" w:rsidRDefault="00000000">
            <w:pPr>
              <w:pStyle w:val="Compact"/>
              <w:spacing w:line="360" w:lineRule="auto"/>
              <w:jc w:val="center"/>
              <w:pPrChange w:id="299" w:author="Accreditation" w:date="2026-05-20T15:39:00Z" w16du:dateUtc="2026-05-20T12:39:00Z">
                <w:pPr>
                  <w:pStyle w:val="Compact"/>
                  <w:jc w:val="center"/>
                </w:pPr>
              </w:pPrChange>
            </w:pPr>
            <w:r>
              <w:t>Algorithm</w:t>
            </w:r>
          </w:p>
        </w:tc>
        <w:tc>
          <w:tcPr>
            <w:tcW w:w="6257" w:type="dxa"/>
          </w:tcPr>
          <w:p w14:paraId="49065FB6" w14:textId="77777777" w:rsidR="008D3C17" w:rsidRDefault="00000000">
            <w:pPr>
              <w:pStyle w:val="Compact"/>
              <w:spacing w:line="360" w:lineRule="auto"/>
              <w:pPrChange w:id="300" w:author="Accreditation" w:date="2026-05-20T15:39:00Z" w16du:dateUtc="2026-05-20T12:39:00Z">
                <w:pPr>
                  <w:pStyle w:val="Compact"/>
                </w:pPr>
              </w:pPrChange>
            </w:pPr>
            <w:r>
              <w:t>Title</w:t>
            </w:r>
          </w:p>
        </w:tc>
        <w:tc>
          <w:tcPr>
            <w:tcW w:w="586" w:type="dxa"/>
          </w:tcPr>
          <w:p w14:paraId="1492B3D1" w14:textId="77777777" w:rsidR="008D3C17" w:rsidRDefault="00000000">
            <w:pPr>
              <w:pStyle w:val="Compact"/>
              <w:spacing w:line="360" w:lineRule="auto"/>
              <w:jc w:val="center"/>
              <w:pPrChange w:id="301" w:author="Accreditation" w:date="2026-05-20T15:39:00Z" w16du:dateUtc="2026-05-20T12:39:00Z">
                <w:pPr>
                  <w:pStyle w:val="Compact"/>
                  <w:jc w:val="center"/>
                </w:pPr>
              </w:pPrChange>
            </w:pPr>
            <w:r>
              <w:t>Page</w:t>
            </w:r>
          </w:p>
        </w:tc>
      </w:tr>
      <w:tr w:rsidR="008D3C17" w14:paraId="322F8BC5" w14:textId="77777777">
        <w:tc>
          <w:tcPr>
            <w:tcW w:w="1075" w:type="dxa"/>
          </w:tcPr>
          <w:p w14:paraId="08F371A4" w14:textId="77777777" w:rsidR="008D3C17" w:rsidRDefault="00000000">
            <w:pPr>
              <w:pStyle w:val="Compact"/>
              <w:spacing w:line="360" w:lineRule="auto"/>
              <w:jc w:val="center"/>
              <w:pPrChange w:id="302" w:author="Accreditation" w:date="2026-05-20T15:39:00Z" w16du:dateUtc="2026-05-20T12:39:00Z">
                <w:pPr>
                  <w:pStyle w:val="Compact"/>
                  <w:jc w:val="center"/>
                </w:pPr>
              </w:pPrChange>
            </w:pPr>
            <w:r>
              <w:t>4.1</w:t>
            </w:r>
          </w:p>
        </w:tc>
        <w:tc>
          <w:tcPr>
            <w:tcW w:w="6257" w:type="dxa"/>
          </w:tcPr>
          <w:p w14:paraId="7E5B5001" w14:textId="77777777" w:rsidR="008D3C17" w:rsidRDefault="00000000">
            <w:pPr>
              <w:pStyle w:val="Compact"/>
              <w:spacing w:line="360" w:lineRule="auto"/>
              <w:pPrChange w:id="303" w:author="Accreditation" w:date="2026-05-20T15:39:00Z" w16du:dateUtc="2026-05-20T12:39:00Z">
                <w:pPr>
                  <w:pStyle w:val="Compact"/>
                </w:pPr>
              </w:pPrChange>
            </w:pPr>
            <w:r>
              <w:t>Sub-word label alignment for BIO tagging</w:t>
            </w:r>
          </w:p>
        </w:tc>
        <w:tc>
          <w:tcPr>
            <w:tcW w:w="586" w:type="dxa"/>
          </w:tcPr>
          <w:p w14:paraId="101935BF" w14:textId="77777777" w:rsidR="008D3C17" w:rsidRDefault="00000000">
            <w:pPr>
              <w:pStyle w:val="Compact"/>
              <w:spacing w:line="360" w:lineRule="auto"/>
              <w:jc w:val="center"/>
              <w:pPrChange w:id="304" w:author="Accreditation" w:date="2026-05-20T15:39:00Z" w16du:dateUtc="2026-05-20T12:39:00Z">
                <w:pPr>
                  <w:pStyle w:val="Compact"/>
                  <w:jc w:val="center"/>
                </w:pPr>
              </w:pPrChange>
            </w:pPr>
            <w:r>
              <w:t>50</w:t>
            </w:r>
          </w:p>
        </w:tc>
      </w:tr>
      <w:tr w:rsidR="008D3C17" w14:paraId="13EF1546" w14:textId="77777777">
        <w:tc>
          <w:tcPr>
            <w:tcW w:w="1075" w:type="dxa"/>
          </w:tcPr>
          <w:p w14:paraId="6511E4EC" w14:textId="77777777" w:rsidR="008D3C17" w:rsidRDefault="00000000">
            <w:pPr>
              <w:pStyle w:val="Compact"/>
              <w:spacing w:line="360" w:lineRule="auto"/>
              <w:jc w:val="center"/>
              <w:pPrChange w:id="305" w:author="Accreditation" w:date="2026-05-20T15:39:00Z" w16du:dateUtc="2026-05-20T12:39:00Z">
                <w:pPr>
                  <w:pStyle w:val="Compact"/>
                  <w:jc w:val="center"/>
                </w:pPr>
              </w:pPrChange>
            </w:pPr>
            <w:r>
              <w:t>4.2</w:t>
            </w:r>
          </w:p>
        </w:tc>
        <w:tc>
          <w:tcPr>
            <w:tcW w:w="6257" w:type="dxa"/>
          </w:tcPr>
          <w:p w14:paraId="7A882233" w14:textId="77777777" w:rsidR="008D3C17" w:rsidRDefault="00000000">
            <w:pPr>
              <w:pStyle w:val="Compact"/>
              <w:spacing w:line="360" w:lineRule="auto"/>
              <w:pPrChange w:id="306" w:author="Accreditation" w:date="2026-05-20T15:39:00Z" w16du:dateUtc="2026-05-20T12:39:00Z">
                <w:pPr>
                  <w:pStyle w:val="Compact"/>
                </w:pPr>
              </w:pPrChange>
            </w:pPr>
            <w:r>
              <w:t>Stratified diversity sampling for entity coverage</w:t>
            </w:r>
          </w:p>
        </w:tc>
        <w:tc>
          <w:tcPr>
            <w:tcW w:w="586" w:type="dxa"/>
          </w:tcPr>
          <w:p w14:paraId="5394F104" w14:textId="77777777" w:rsidR="008D3C17" w:rsidRDefault="00000000">
            <w:pPr>
              <w:pStyle w:val="Compact"/>
              <w:spacing w:line="360" w:lineRule="auto"/>
              <w:jc w:val="center"/>
              <w:pPrChange w:id="307" w:author="Accreditation" w:date="2026-05-20T15:39:00Z" w16du:dateUtc="2026-05-20T12:39:00Z">
                <w:pPr>
                  <w:pStyle w:val="Compact"/>
                  <w:jc w:val="center"/>
                </w:pPr>
              </w:pPrChange>
            </w:pPr>
            <w:r>
              <w:t>61</w:t>
            </w:r>
          </w:p>
        </w:tc>
      </w:tr>
      <w:tr w:rsidR="008D3C17" w14:paraId="065D4840" w14:textId="77777777">
        <w:tc>
          <w:tcPr>
            <w:tcW w:w="1075" w:type="dxa"/>
          </w:tcPr>
          <w:p w14:paraId="560FEAB5" w14:textId="77777777" w:rsidR="008D3C17" w:rsidRDefault="00000000">
            <w:pPr>
              <w:pStyle w:val="Compact"/>
              <w:spacing w:line="360" w:lineRule="auto"/>
              <w:jc w:val="center"/>
              <w:pPrChange w:id="308" w:author="Accreditation" w:date="2026-05-20T15:39:00Z" w16du:dateUtc="2026-05-20T12:39:00Z">
                <w:pPr>
                  <w:pStyle w:val="Compact"/>
                  <w:jc w:val="center"/>
                </w:pPr>
              </w:pPrChange>
            </w:pPr>
            <w:r>
              <w:lastRenderedPageBreak/>
              <w:t>4.3</w:t>
            </w:r>
          </w:p>
        </w:tc>
        <w:tc>
          <w:tcPr>
            <w:tcW w:w="6257" w:type="dxa"/>
          </w:tcPr>
          <w:p w14:paraId="3BABF826" w14:textId="77777777" w:rsidR="008D3C17" w:rsidRDefault="00000000">
            <w:pPr>
              <w:pStyle w:val="Compact"/>
              <w:spacing w:line="360" w:lineRule="auto"/>
              <w:pPrChange w:id="309" w:author="Accreditation" w:date="2026-05-20T15:39:00Z" w16du:dateUtc="2026-05-20T12:39:00Z">
                <w:pPr>
                  <w:pStyle w:val="Compact"/>
                </w:pPr>
              </w:pPrChange>
            </w:pPr>
            <w:r>
              <w:t>Template-based augmentation</w:t>
            </w:r>
          </w:p>
        </w:tc>
        <w:tc>
          <w:tcPr>
            <w:tcW w:w="586" w:type="dxa"/>
          </w:tcPr>
          <w:p w14:paraId="4F5B8DD7" w14:textId="77777777" w:rsidR="008D3C17" w:rsidRDefault="00000000">
            <w:pPr>
              <w:pStyle w:val="Compact"/>
              <w:spacing w:line="360" w:lineRule="auto"/>
              <w:jc w:val="center"/>
              <w:pPrChange w:id="310" w:author="Accreditation" w:date="2026-05-20T15:39:00Z" w16du:dateUtc="2026-05-20T12:39:00Z">
                <w:pPr>
                  <w:pStyle w:val="Compact"/>
                  <w:jc w:val="center"/>
                </w:pPr>
              </w:pPrChange>
            </w:pPr>
            <w:r>
              <w:t>62</w:t>
            </w:r>
          </w:p>
        </w:tc>
      </w:tr>
      <w:tr w:rsidR="008D3C17" w14:paraId="744792FB" w14:textId="77777777">
        <w:tc>
          <w:tcPr>
            <w:tcW w:w="1075" w:type="dxa"/>
          </w:tcPr>
          <w:p w14:paraId="43A97C3E" w14:textId="77777777" w:rsidR="008D3C17" w:rsidRDefault="00000000">
            <w:pPr>
              <w:pStyle w:val="Compact"/>
              <w:spacing w:line="360" w:lineRule="auto"/>
              <w:jc w:val="center"/>
              <w:pPrChange w:id="311" w:author="Accreditation" w:date="2026-05-20T15:39:00Z" w16du:dateUtc="2026-05-20T12:39:00Z">
                <w:pPr>
                  <w:pStyle w:val="Compact"/>
                  <w:jc w:val="center"/>
                </w:pPr>
              </w:pPrChange>
            </w:pPr>
            <w:r>
              <w:t>4.4</w:t>
            </w:r>
          </w:p>
        </w:tc>
        <w:tc>
          <w:tcPr>
            <w:tcW w:w="6257" w:type="dxa"/>
          </w:tcPr>
          <w:p w14:paraId="58102AD1" w14:textId="77777777" w:rsidR="008D3C17" w:rsidRDefault="00000000">
            <w:pPr>
              <w:pStyle w:val="Compact"/>
              <w:spacing w:line="360" w:lineRule="auto"/>
              <w:pPrChange w:id="312" w:author="Accreditation" w:date="2026-05-20T15:39:00Z" w16du:dateUtc="2026-05-20T12:39:00Z">
                <w:pPr>
                  <w:pStyle w:val="Compact"/>
                </w:pPr>
              </w:pPrChange>
            </w:pPr>
            <w:r>
              <w:t>Focal loss with inverse-frequency weighting</w:t>
            </w:r>
          </w:p>
        </w:tc>
        <w:tc>
          <w:tcPr>
            <w:tcW w:w="586" w:type="dxa"/>
          </w:tcPr>
          <w:p w14:paraId="7F477B06" w14:textId="77777777" w:rsidR="008D3C17" w:rsidRDefault="00000000">
            <w:pPr>
              <w:pStyle w:val="Compact"/>
              <w:spacing w:line="360" w:lineRule="auto"/>
              <w:jc w:val="center"/>
              <w:pPrChange w:id="313" w:author="Accreditation" w:date="2026-05-20T15:39:00Z" w16du:dateUtc="2026-05-20T12:39:00Z">
                <w:pPr>
                  <w:pStyle w:val="Compact"/>
                  <w:jc w:val="center"/>
                </w:pPr>
              </w:pPrChange>
            </w:pPr>
            <w:r>
              <w:t>66</w:t>
            </w:r>
          </w:p>
        </w:tc>
      </w:tr>
      <w:tr w:rsidR="008D3C17" w14:paraId="069A5FDE" w14:textId="77777777">
        <w:tc>
          <w:tcPr>
            <w:tcW w:w="1075" w:type="dxa"/>
          </w:tcPr>
          <w:p w14:paraId="78DEA67C" w14:textId="77777777" w:rsidR="008D3C17" w:rsidRDefault="00000000">
            <w:pPr>
              <w:pStyle w:val="Compact"/>
              <w:spacing w:line="360" w:lineRule="auto"/>
              <w:jc w:val="center"/>
              <w:pPrChange w:id="314" w:author="Accreditation" w:date="2026-05-20T15:39:00Z" w16du:dateUtc="2026-05-20T12:39:00Z">
                <w:pPr>
                  <w:pStyle w:val="Compact"/>
                  <w:jc w:val="center"/>
                </w:pPr>
              </w:pPrChange>
            </w:pPr>
            <w:r>
              <w:t>4.5</w:t>
            </w:r>
          </w:p>
        </w:tc>
        <w:tc>
          <w:tcPr>
            <w:tcW w:w="6257" w:type="dxa"/>
          </w:tcPr>
          <w:p w14:paraId="10A5D444" w14:textId="77777777" w:rsidR="008D3C17" w:rsidRDefault="00000000">
            <w:pPr>
              <w:pStyle w:val="Compact"/>
              <w:spacing w:line="360" w:lineRule="auto"/>
              <w:pPrChange w:id="315" w:author="Accreditation" w:date="2026-05-20T15:39:00Z" w16du:dateUtc="2026-05-20T12:39:00Z">
                <w:pPr>
                  <w:pStyle w:val="Compact"/>
                </w:pPr>
              </w:pPrChange>
            </w:pPr>
            <w:r>
              <w:t>Post-NER 5W1H structuring with knowledge-base validation</w:t>
            </w:r>
          </w:p>
        </w:tc>
        <w:tc>
          <w:tcPr>
            <w:tcW w:w="586" w:type="dxa"/>
          </w:tcPr>
          <w:p w14:paraId="44CCF9DD" w14:textId="77777777" w:rsidR="008D3C17" w:rsidRDefault="00000000">
            <w:pPr>
              <w:pStyle w:val="Compact"/>
              <w:spacing w:line="360" w:lineRule="auto"/>
              <w:jc w:val="center"/>
              <w:pPrChange w:id="316" w:author="Accreditation" w:date="2026-05-20T15:39:00Z" w16du:dateUtc="2026-05-20T12:39:00Z">
                <w:pPr>
                  <w:pStyle w:val="Compact"/>
                  <w:jc w:val="center"/>
                </w:pPr>
              </w:pPrChange>
            </w:pPr>
            <w:r>
              <w:t>53</w:t>
            </w:r>
          </w:p>
        </w:tc>
      </w:tr>
    </w:tbl>
    <w:p w14:paraId="39FD8EC5" w14:textId="77777777" w:rsidR="005A008E" w:rsidRPr="005A008E" w:rsidRDefault="005A008E">
      <w:pPr>
        <w:spacing w:line="360" w:lineRule="auto"/>
        <w:rPr>
          <w:ins w:id="317" w:author="Accreditation" w:date="2026-05-20T15:38:00Z" w16du:dateUtc="2026-05-20T12:38:00Z"/>
        </w:rPr>
        <w:pPrChange w:id="318" w:author="Accreditation" w:date="2026-05-20T15:39:00Z" w16du:dateUtc="2026-05-20T12:39:00Z">
          <w:pPr>
            <w:pStyle w:val="Heading1"/>
          </w:pPr>
        </w:pPrChange>
      </w:pPr>
      <w:bookmarkStart w:id="319" w:name="acronyms-and-abbreviations"/>
      <w:bookmarkEnd w:id="298"/>
    </w:p>
    <w:p w14:paraId="6EB0B205" w14:textId="77777777" w:rsidR="005A008E" w:rsidRDefault="005A008E">
      <w:pPr>
        <w:spacing w:line="360" w:lineRule="auto"/>
        <w:rPr>
          <w:ins w:id="320" w:author="Accreditation" w:date="2026-05-20T15:38:00Z" w16du:dateUtc="2026-05-20T12:38:00Z"/>
          <w:rFonts w:asciiTheme="majorHAnsi" w:eastAsiaTheme="majorEastAsia" w:hAnsiTheme="majorHAnsi" w:cstheme="majorBidi"/>
          <w:color w:val="0F4761" w:themeColor="accent1" w:themeShade="BF"/>
          <w:sz w:val="40"/>
          <w:szCs w:val="40"/>
        </w:rPr>
        <w:pPrChange w:id="321" w:author="Accreditation" w:date="2026-05-20T15:39:00Z" w16du:dateUtc="2026-05-20T12:39:00Z">
          <w:pPr/>
        </w:pPrChange>
      </w:pPr>
      <w:ins w:id="322" w:author="Accreditation" w:date="2026-05-20T15:38:00Z" w16du:dateUtc="2026-05-20T12:38:00Z">
        <w:r>
          <w:br w:type="page"/>
        </w:r>
      </w:ins>
    </w:p>
    <w:p w14:paraId="6B5C6D2F" w14:textId="4F5AEFDC" w:rsidR="008D3C17" w:rsidRDefault="00000000">
      <w:pPr>
        <w:pStyle w:val="Heading1"/>
        <w:numPr>
          <w:ilvl w:val="0"/>
          <w:numId w:val="0"/>
        </w:numPr>
        <w:spacing w:line="360" w:lineRule="auto"/>
        <w:pPrChange w:id="323" w:author="Accreditation" w:date="2026-05-20T15:47:00Z" w16du:dateUtc="2026-05-20T12:47:00Z">
          <w:pPr>
            <w:pStyle w:val="Heading1"/>
          </w:pPr>
        </w:pPrChange>
      </w:pPr>
      <w:r>
        <w:lastRenderedPageBreak/>
        <w:t>Acronyms and Abbreviations</w:t>
      </w:r>
    </w:p>
    <w:tbl>
      <w:tblPr>
        <w:tblStyle w:val="Table"/>
        <w:tblW w:w="5309" w:type="pct"/>
        <w:tblLayout w:type="fixed"/>
        <w:tblLook w:val="0020" w:firstRow="1" w:lastRow="0" w:firstColumn="0" w:lastColumn="0" w:noHBand="0" w:noVBand="0"/>
      </w:tblPr>
      <w:tblGrid>
        <w:gridCol w:w="1781"/>
        <w:gridCol w:w="8157"/>
      </w:tblGrid>
      <w:tr w:rsidR="008D3C17" w14:paraId="451A5D83" w14:textId="77777777" w:rsidTr="005A008E">
        <w:trPr>
          <w:cnfStyle w:val="100000000000" w:firstRow="1" w:lastRow="0" w:firstColumn="0" w:lastColumn="0" w:oddVBand="0" w:evenVBand="0" w:oddHBand="0" w:evenHBand="0" w:firstRowFirstColumn="0" w:firstRowLastColumn="0" w:lastRowFirstColumn="0" w:lastRowLastColumn="0"/>
          <w:tblHeader/>
        </w:trPr>
        <w:tc>
          <w:tcPr>
            <w:tcW w:w="1818" w:type="dxa"/>
          </w:tcPr>
          <w:p w14:paraId="53D5A45A" w14:textId="77777777" w:rsidR="008D3C17" w:rsidRDefault="00000000" w:rsidP="005A008E">
            <w:pPr>
              <w:pStyle w:val="Compact"/>
              <w:spacing w:line="360" w:lineRule="auto"/>
            </w:pPr>
            <w:r>
              <w:t>Acronym</w:t>
            </w:r>
          </w:p>
        </w:tc>
        <w:tc>
          <w:tcPr>
            <w:tcW w:w="8349" w:type="dxa"/>
          </w:tcPr>
          <w:p w14:paraId="460EE956" w14:textId="77777777" w:rsidR="008D3C17" w:rsidRDefault="00000000" w:rsidP="005A008E">
            <w:pPr>
              <w:pStyle w:val="Compact"/>
              <w:spacing w:line="360" w:lineRule="auto"/>
            </w:pPr>
            <w:r>
              <w:t>Expanded form</w:t>
            </w:r>
          </w:p>
        </w:tc>
      </w:tr>
      <w:tr w:rsidR="008D3C17" w14:paraId="567171A4" w14:textId="77777777" w:rsidTr="005A008E">
        <w:tc>
          <w:tcPr>
            <w:tcW w:w="1818" w:type="dxa"/>
          </w:tcPr>
          <w:p w14:paraId="1F823931" w14:textId="77777777" w:rsidR="008D3C17" w:rsidRDefault="00000000" w:rsidP="005A008E">
            <w:pPr>
              <w:pStyle w:val="Compact"/>
              <w:spacing w:line="360" w:lineRule="auto"/>
            </w:pPr>
            <w:r>
              <w:t>5W1H</w:t>
            </w:r>
          </w:p>
        </w:tc>
        <w:tc>
          <w:tcPr>
            <w:tcW w:w="8349" w:type="dxa"/>
          </w:tcPr>
          <w:p w14:paraId="61D8D508" w14:textId="77777777" w:rsidR="008D3C17" w:rsidRDefault="00000000" w:rsidP="005A008E">
            <w:pPr>
              <w:pStyle w:val="Compact"/>
              <w:spacing w:line="360" w:lineRule="auto"/>
            </w:pPr>
            <w:r>
              <w:t>Who, What, Where, When, Whom, How</w:t>
            </w:r>
          </w:p>
        </w:tc>
      </w:tr>
      <w:tr w:rsidR="008D3C17" w14:paraId="380EE2E0" w14:textId="77777777" w:rsidTr="005A008E">
        <w:tc>
          <w:tcPr>
            <w:tcW w:w="1818" w:type="dxa"/>
          </w:tcPr>
          <w:p w14:paraId="59218355" w14:textId="77777777" w:rsidR="008D3C17" w:rsidRDefault="00000000" w:rsidP="005A008E">
            <w:pPr>
              <w:pStyle w:val="Compact"/>
              <w:spacing w:line="360" w:lineRule="auto"/>
            </w:pPr>
            <w:r>
              <w:t>ACLED</w:t>
            </w:r>
          </w:p>
        </w:tc>
        <w:tc>
          <w:tcPr>
            <w:tcW w:w="8349" w:type="dxa"/>
          </w:tcPr>
          <w:p w14:paraId="75B83D26" w14:textId="77777777" w:rsidR="008D3C17" w:rsidRDefault="00000000" w:rsidP="005A008E">
            <w:pPr>
              <w:pStyle w:val="Compact"/>
              <w:spacing w:line="360" w:lineRule="auto"/>
            </w:pPr>
            <w:r>
              <w:t>Armed Conflict Location and Event Data Project</w:t>
            </w:r>
          </w:p>
        </w:tc>
      </w:tr>
      <w:tr w:rsidR="008D3C17" w14:paraId="7E83F7ED" w14:textId="77777777" w:rsidTr="005A008E">
        <w:tc>
          <w:tcPr>
            <w:tcW w:w="1818" w:type="dxa"/>
          </w:tcPr>
          <w:p w14:paraId="2E227FD2" w14:textId="77777777" w:rsidR="008D3C17" w:rsidRDefault="00000000" w:rsidP="005A008E">
            <w:pPr>
              <w:pStyle w:val="Compact"/>
              <w:spacing w:line="360" w:lineRule="auto"/>
            </w:pPr>
            <w:r>
              <w:t>ADF</w:t>
            </w:r>
          </w:p>
        </w:tc>
        <w:tc>
          <w:tcPr>
            <w:tcW w:w="8349" w:type="dxa"/>
          </w:tcPr>
          <w:p w14:paraId="7C8E69F6" w14:textId="77777777" w:rsidR="008D3C17" w:rsidRDefault="00000000" w:rsidP="005A008E">
            <w:pPr>
              <w:pStyle w:val="Compact"/>
              <w:spacing w:line="360" w:lineRule="auto"/>
            </w:pPr>
            <w:r>
              <w:t>Allied Democratic Forces</w:t>
            </w:r>
          </w:p>
        </w:tc>
      </w:tr>
      <w:tr w:rsidR="008D3C17" w14:paraId="010E256D" w14:textId="77777777" w:rsidTr="005A008E">
        <w:tc>
          <w:tcPr>
            <w:tcW w:w="1818" w:type="dxa"/>
          </w:tcPr>
          <w:p w14:paraId="27CB3F27" w14:textId="77777777" w:rsidR="008D3C17" w:rsidRDefault="00000000" w:rsidP="005A008E">
            <w:pPr>
              <w:pStyle w:val="Compact"/>
              <w:spacing w:line="360" w:lineRule="auto"/>
            </w:pPr>
            <w:r>
              <w:t>API</w:t>
            </w:r>
          </w:p>
        </w:tc>
        <w:tc>
          <w:tcPr>
            <w:tcW w:w="8349" w:type="dxa"/>
          </w:tcPr>
          <w:p w14:paraId="3B427EFB" w14:textId="77777777" w:rsidR="008D3C17" w:rsidRDefault="00000000" w:rsidP="005A008E">
            <w:pPr>
              <w:pStyle w:val="Compact"/>
              <w:spacing w:line="360" w:lineRule="auto"/>
            </w:pPr>
            <w:r>
              <w:t>Application Programming Interface</w:t>
            </w:r>
          </w:p>
        </w:tc>
      </w:tr>
      <w:tr w:rsidR="008D3C17" w14:paraId="002C785A" w14:textId="77777777" w:rsidTr="005A008E">
        <w:tc>
          <w:tcPr>
            <w:tcW w:w="1818" w:type="dxa"/>
          </w:tcPr>
          <w:p w14:paraId="16BE6998" w14:textId="77777777" w:rsidR="008D3C17" w:rsidRDefault="00000000" w:rsidP="005A008E">
            <w:pPr>
              <w:pStyle w:val="Compact"/>
              <w:spacing w:line="360" w:lineRule="auto"/>
            </w:pPr>
            <w:r>
              <w:t>AQIM</w:t>
            </w:r>
          </w:p>
        </w:tc>
        <w:tc>
          <w:tcPr>
            <w:tcW w:w="8349" w:type="dxa"/>
          </w:tcPr>
          <w:p w14:paraId="21E59907" w14:textId="77777777" w:rsidR="008D3C17" w:rsidRDefault="00000000" w:rsidP="005A008E">
            <w:pPr>
              <w:pStyle w:val="Compact"/>
              <w:spacing w:line="360" w:lineRule="auto"/>
            </w:pPr>
            <w:r>
              <w:t>Al-Qaeda in the Islamic Maghreb</w:t>
            </w:r>
          </w:p>
        </w:tc>
      </w:tr>
      <w:tr w:rsidR="008D3C17" w14:paraId="1BA392A7" w14:textId="77777777" w:rsidTr="005A008E">
        <w:tc>
          <w:tcPr>
            <w:tcW w:w="1818" w:type="dxa"/>
          </w:tcPr>
          <w:p w14:paraId="4511C583" w14:textId="77777777" w:rsidR="008D3C17" w:rsidRDefault="00000000" w:rsidP="005A008E">
            <w:pPr>
              <w:pStyle w:val="Compact"/>
              <w:spacing w:line="360" w:lineRule="auto"/>
            </w:pPr>
            <w:r>
              <w:t>AU</w:t>
            </w:r>
          </w:p>
        </w:tc>
        <w:tc>
          <w:tcPr>
            <w:tcW w:w="8349" w:type="dxa"/>
          </w:tcPr>
          <w:p w14:paraId="55D3063F" w14:textId="77777777" w:rsidR="008D3C17" w:rsidRDefault="00000000" w:rsidP="005A008E">
            <w:pPr>
              <w:pStyle w:val="Compact"/>
              <w:spacing w:line="360" w:lineRule="auto"/>
            </w:pPr>
            <w:r>
              <w:t>African Union</w:t>
            </w:r>
          </w:p>
        </w:tc>
      </w:tr>
      <w:tr w:rsidR="008D3C17" w14:paraId="45224D77" w14:textId="77777777" w:rsidTr="005A008E">
        <w:tc>
          <w:tcPr>
            <w:tcW w:w="1818" w:type="dxa"/>
          </w:tcPr>
          <w:p w14:paraId="6D3DDC7E" w14:textId="77777777" w:rsidR="008D3C17" w:rsidRDefault="00000000" w:rsidP="005A008E">
            <w:pPr>
              <w:pStyle w:val="Compact"/>
              <w:spacing w:line="360" w:lineRule="auto"/>
            </w:pPr>
            <w:r>
              <w:t>AU-CEWS</w:t>
            </w:r>
          </w:p>
        </w:tc>
        <w:tc>
          <w:tcPr>
            <w:tcW w:w="8349" w:type="dxa"/>
          </w:tcPr>
          <w:p w14:paraId="7940C714" w14:textId="77777777" w:rsidR="008D3C17" w:rsidRDefault="00000000" w:rsidP="005A008E">
            <w:pPr>
              <w:pStyle w:val="Compact"/>
              <w:spacing w:line="360" w:lineRule="auto"/>
            </w:pPr>
            <w:r>
              <w:t>African Union Continental Early Warning System</w:t>
            </w:r>
          </w:p>
        </w:tc>
      </w:tr>
      <w:tr w:rsidR="008D3C17" w14:paraId="6D2161F1" w14:textId="77777777" w:rsidTr="005A008E">
        <w:tc>
          <w:tcPr>
            <w:tcW w:w="1818" w:type="dxa"/>
          </w:tcPr>
          <w:p w14:paraId="5002AA2B" w14:textId="77777777" w:rsidR="008D3C17" w:rsidRDefault="00000000" w:rsidP="005A008E">
            <w:pPr>
              <w:pStyle w:val="Compact"/>
              <w:spacing w:line="360" w:lineRule="auto"/>
            </w:pPr>
            <w:r>
              <w:t>BERT</w:t>
            </w:r>
          </w:p>
        </w:tc>
        <w:tc>
          <w:tcPr>
            <w:tcW w:w="8349" w:type="dxa"/>
          </w:tcPr>
          <w:p w14:paraId="11470898" w14:textId="77777777" w:rsidR="008D3C17" w:rsidRDefault="00000000" w:rsidP="005A008E">
            <w:pPr>
              <w:pStyle w:val="Compact"/>
              <w:spacing w:line="360" w:lineRule="auto"/>
            </w:pPr>
            <w:r>
              <w:t>Bidirectional Encoder Representations from Transformers</w:t>
            </w:r>
          </w:p>
        </w:tc>
      </w:tr>
      <w:tr w:rsidR="008D3C17" w14:paraId="1CAA170D" w14:textId="77777777" w:rsidTr="005A008E">
        <w:tc>
          <w:tcPr>
            <w:tcW w:w="1818" w:type="dxa"/>
          </w:tcPr>
          <w:p w14:paraId="34B759A1" w14:textId="77777777" w:rsidR="008D3C17" w:rsidRDefault="00000000" w:rsidP="005A008E">
            <w:pPr>
              <w:pStyle w:val="Compact"/>
              <w:spacing w:line="360" w:lineRule="auto"/>
            </w:pPr>
            <w:r>
              <w:t>BIO</w:t>
            </w:r>
          </w:p>
        </w:tc>
        <w:tc>
          <w:tcPr>
            <w:tcW w:w="8349" w:type="dxa"/>
          </w:tcPr>
          <w:p w14:paraId="78F651B9" w14:textId="77777777" w:rsidR="008D3C17" w:rsidRDefault="00000000" w:rsidP="005A008E">
            <w:pPr>
              <w:pStyle w:val="Compact"/>
              <w:spacing w:line="360" w:lineRule="auto"/>
            </w:pPr>
            <w:r>
              <w:t>Beginning, Inside, Outside (tagging scheme)</w:t>
            </w:r>
          </w:p>
        </w:tc>
      </w:tr>
      <w:tr w:rsidR="008D3C17" w14:paraId="207D9DDE" w14:textId="77777777" w:rsidTr="005A008E">
        <w:tc>
          <w:tcPr>
            <w:tcW w:w="1818" w:type="dxa"/>
          </w:tcPr>
          <w:p w14:paraId="4443167A" w14:textId="77777777" w:rsidR="008D3C17" w:rsidRDefault="00000000" w:rsidP="005A008E">
            <w:pPr>
              <w:pStyle w:val="Compact"/>
              <w:spacing w:line="360" w:lineRule="auto"/>
            </w:pPr>
            <w:r>
              <w:t>CAMEO</w:t>
            </w:r>
          </w:p>
        </w:tc>
        <w:tc>
          <w:tcPr>
            <w:tcW w:w="8349" w:type="dxa"/>
          </w:tcPr>
          <w:p w14:paraId="5CC22E78" w14:textId="77777777" w:rsidR="008D3C17" w:rsidRDefault="00000000" w:rsidP="005A008E">
            <w:pPr>
              <w:pStyle w:val="Compact"/>
              <w:spacing w:line="360" w:lineRule="auto"/>
            </w:pPr>
            <w:r>
              <w:t>Conflict and Mediation Event Observations</w:t>
            </w:r>
          </w:p>
        </w:tc>
      </w:tr>
      <w:tr w:rsidR="008D3C17" w14:paraId="5961BEA6" w14:textId="77777777" w:rsidTr="005A008E">
        <w:tc>
          <w:tcPr>
            <w:tcW w:w="1818" w:type="dxa"/>
          </w:tcPr>
          <w:p w14:paraId="0E1E132F" w14:textId="77777777" w:rsidR="008D3C17" w:rsidRDefault="00000000" w:rsidP="005A008E">
            <w:pPr>
              <w:pStyle w:val="Compact"/>
              <w:spacing w:line="360" w:lineRule="auto"/>
            </w:pPr>
            <w:r>
              <w:t>CAR</w:t>
            </w:r>
          </w:p>
        </w:tc>
        <w:tc>
          <w:tcPr>
            <w:tcW w:w="8349" w:type="dxa"/>
          </w:tcPr>
          <w:p w14:paraId="32D2BB21" w14:textId="77777777" w:rsidR="008D3C17" w:rsidRDefault="00000000" w:rsidP="005A008E">
            <w:pPr>
              <w:pStyle w:val="Compact"/>
              <w:spacing w:line="360" w:lineRule="auto"/>
            </w:pPr>
            <w:r>
              <w:t>Central African Republic</w:t>
            </w:r>
          </w:p>
        </w:tc>
      </w:tr>
      <w:tr w:rsidR="008D3C17" w14:paraId="03FB7C16" w14:textId="77777777" w:rsidTr="005A008E">
        <w:tc>
          <w:tcPr>
            <w:tcW w:w="1818" w:type="dxa"/>
          </w:tcPr>
          <w:p w14:paraId="15DBC218" w14:textId="77777777" w:rsidR="008D3C17" w:rsidRDefault="00000000" w:rsidP="005A008E">
            <w:pPr>
              <w:pStyle w:val="Compact"/>
              <w:spacing w:line="360" w:lineRule="auto"/>
            </w:pPr>
            <w:r>
              <w:t>CRF</w:t>
            </w:r>
          </w:p>
        </w:tc>
        <w:tc>
          <w:tcPr>
            <w:tcW w:w="8349" w:type="dxa"/>
          </w:tcPr>
          <w:p w14:paraId="2AB1D9C1" w14:textId="77777777" w:rsidR="008D3C17" w:rsidRDefault="00000000" w:rsidP="005A008E">
            <w:pPr>
              <w:pStyle w:val="Compact"/>
              <w:spacing w:line="360" w:lineRule="auto"/>
            </w:pPr>
            <w:r>
              <w:t>Conditional Random Field</w:t>
            </w:r>
          </w:p>
        </w:tc>
      </w:tr>
      <w:tr w:rsidR="008D3C17" w14:paraId="5370CED3" w14:textId="77777777" w:rsidTr="005A008E">
        <w:tc>
          <w:tcPr>
            <w:tcW w:w="1818" w:type="dxa"/>
          </w:tcPr>
          <w:p w14:paraId="61D40998" w14:textId="77777777" w:rsidR="008D3C17" w:rsidRDefault="00000000" w:rsidP="005A008E">
            <w:pPr>
              <w:pStyle w:val="Compact"/>
              <w:spacing w:line="360" w:lineRule="auto"/>
            </w:pPr>
            <w:r>
              <w:t>CUDA</w:t>
            </w:r>
          </w:p>
        </w:tc>
        <w:tc>
          <w:tcPr>
            <w:tcW w:w="8349" w:type="dxa"/>
          </w:tcPr>
          <w:p w14:paraId="1E80EF80" w14:textId="77777777" w:rsidR="008D3C17" w:rsidRDefault="00000000" w:rsidP="005A008E">
            <w:pPr>
              <w:pStyle w:val="Compact"/>
              <w:spacing w:line="360" w:lineRule="auto"/>
            </w:pPr>
            <w:r>
              <w:t>Compute Unified Device Architecture</w:t>
            </w:r>
          </w:p>
        </w:tc>
      </w:tr>
      <w:tr w:rsidR="008D3C17" w14:paraId="58AA2A70" w14:textId="77777777" w:rsidTr="005A008E">
        <w:tc>
          <w:tcPr>
            <w:tcW w:w="1818" w:type="dxa"/>
          </w:tcPr>
          <w:p w14:paraId="29BB5FE0" w14:textId="77777777" w:rsidR="008D3C17" w:rsidRDefault="00000000" w:rsidP="005A008E">
            <w:pPr>
              <w:pStyle w:val="Compact"/>
              <w:spacing w:line="360" w:lineRule="auto"/>
            </w:pPr>
            <w:r>
              <w:t>DRC</w:t>
            </w:r>
          </w:p>
        </w:tc>
        <w:tc>
          <w:tcPr>
            <w:tcW w:w="8349" w:type="dxa"/>
          </w:tcPr>
          <w:p w14:paraId="1459EB72" w14:textId="77777777" w:rsidR="008D3C17" w:rsidRDefault="00000000" w:rsidP="005A008E">
            <w:pPr>
              <w:pStyle w:val="Compact"/>
              <w:spacing w:line="360" w:lineRule="auto"/>
            </w:pPr>
            <w:r>
              <w:t>Democratic Republic of the Congo</w:t>
            </w:r>
          </w:p>
        </w:tc>
      </w:tr>
      <w:tr w:rsidR="008D3C17" w14:paraId="01B8C9F4" w14:textId="77777777" w:rsidTr="005A008E">
        <w:tc>
          <w:tcPr>
            <w:tcW w:w="1818" w:type="dxa"/>
          </w:tcPr>
          <w:p w14:paraId="132AE31B" w14:textId="77777777" w:rsidR="008D3C17" w:rsidRDefault="00000000" w:rsidP="005A008E">
            <w:pPr>
              <w:pStyle w:val="Compact"/>
              <w:spacing w:line="360" w:lineRule="auto"/>
            </w:pPr>
            <w:r>
              <w:t>ECOWAS</w:t>
            </w:r>
          </w:p>
        </w:tc>
        <w:tc>
          <w:tcPr>
            <w:tcW w:w="8349" w:type="dxa"/>
          </w:tcPr>
          <w:p w14:paraId="6F57432B" w14:textId="77777777" w:rsidR="008D3C17" w:rsidRDefault="00000000" w:rsidP="005A008E">
            <w:pPr>
              <w:pStyle w:val="Compact"/>
              <w:spacing w:line="360" w:lineRule="auto"/>
            </w:pPr>
            <w:r>
              <w:t>Economic Community of West African States</w:t>
            </w:r>
          </w:p>
        </w:tc>
      </w:tr>
      <w:tr w:rsidR="008D3C17" w14:paraId="339C9D8C" w14:textId="77777777" w:rsidTr="005A008E">
        <w:tc>
          <w:tcPr>
            <w:tcW w:w="1818" w:type="dxa"/>
          </w:tcPr>
          <w:p w14:paraId="29283689" w14:textId="77777777" w:rsidR="008D3C17" w:rsidRDefault="00000000" w:rsidP="005A008E">
            <w:pPr>
              <w:pStyle w:val="Compact"/>
              <w:spacing w:line="360" w:lineRule="auto"/>
            </w:pPr>
            <w:r>
              <w:t>F1</w:t>
            </w:r>
          </w:p>
        </w:tc>
        <w:tc>
          <w:tcPr>
            <w:tcW w:w="8349" w:type="dxa"/>
          </w:tcPr>
          <w:p w14:paraId="06C0F5A6" w14:textId="77777777" w:rsidR="008D3C17" w:rsidRDefault="00000000" w:rsidP="005A008E">
            <w:pPr>
              <w:pStyle w:val="Compact"/>
              <w:spacing w:line="360" w:lineRule="auto"/>
            </w:pPr>
            <w:r>
              <w:t>Harmonic mean of precision and recall</w:t>
            </w:r>
          </w:p>
        </w:tc>
      </w:tr>
      <w:tr w:rsidR="008D3C17" w14:paraId="2F310B3B" w14:textId="77777777" w:rsidTr="005A008E">
        <w:tc>
          <w:tcPr>
            <w:tcW w:w="1818" w:type="dxa"/>
          </w:tcPr>
          <w:p w14:paraId="1A54DF33" w14:textId="77777777" w:rsidR="008D3C17" w:rsidRDefault="00000000" w:rsidP="005A008E">
            <w:pPr>
              <w:pStyle w:val="Compact"/>
              <w:spacing w:line="360" w:lineRule="auto"/>
            </w:pPr>
            <w:r>
              <w:t>FARDC</w:t>
            </w:r>
          </w:p>
        </w:tc>
        <w:tc>
          <w:tcPr>
            <w:tcW w:w="8349" w:type="dxa"/>
          </w:tcPr>
          <w:p w14:paraId="45036B1D" w14:textId="77777777" w:rsidR="008D3C17" w:rsidRDefault="00000000" w:rsidP="005A008E">
            <w:pPr>
              <w:pStyle w:val="Compact"/>
              <w:spacing w:line="360" w:lineRule="auto"/>
            </w:pPr>
            <w:r>
              <w:t>Forces Armées de la République Démocratique du Congo</w:t>
            </w:r>
          </w:p>
        </w:tc>
      </w:tr>
      <w:tr w:rsidR="008D3C17" w14:paraId="5B63E1D9" w14:textId="77777777" w:rsidTr="005A008E">
        <w:tc>
          <w:tcPr>
            <w:tcW w:w="1818" w:type="dxa"/>
          </w:tcPr>
          <w:p w14:paraId="0788AC28" w14:textId="77777777" w:rsidR="008D3C17" w:rsidRDefault="00000000" w:rsidP="005A008E">
            <w:pPr>
              <w:pStyle w:val="Compact"/>
              <w:spacing w:line="360" w:lineRule="auto"/>
            </w:pPr>
            <w:r>
              <w:t>GDELT</w:t>
            </w:r>
          </w:p>
        </w:tc>
        <w:tc>
          <w:tcPr>
            <w:tcW w:w="8349" w:type="dxa"/>
          </w:tcPr>
          <w:p w14:paraId="21412637" w14:textId="77777777" w:rsidR="008D3C17" w:rsidRDefault="00000000" w:rsidP="005A008E">
            <w:pPr>
              <w:pStyle w:val="Compact"/>
              <w:spacing w:line="360" w:lineRule="auto"/>
            </w:pPr>
            <w:r>
              <w:t>Global Database of Events, Language, and Tone</w:t>
            </w:r>
          </w:p>
        </w:tc>
      </w:tr>
      <w:tr w:rsidR="008D3C17" w14:paraId="3FF62DF5" w14:textId="77777777" w:rsidTr="005A008E">
        <w:tc>
          <w:tcPr>
            <w:tcW w:w="1818" w:type="dxa"/>
          </w:tcPr>
          <w:p w14:paraId="21DC21D1" w14:textId="77777777" w:rsidR="008D3C17" w:rsidRDefault="00000000" w:rsidP="005A008E">
            <w:pPr>
              <w:pStyle w:val="Compact"/>
              <w:spacing w:line="360" w:lineRule="auto"/>
            </w:pPr>
            <w:r>
              <w:t>IED</w:t>
            </w:r>
          </w:p>
        </w:tc>
        <w:tc>
          <w:tcPr>
            <w:tcW w:w="8349" w:type="dxa"/>
          </w:tcPr>
          <w:p w14:paraId="150A1C8E" w14:textId="77777777" w:rsidR="008D3C17" w:rsidRDefault="00000000" w:rsidP="005A008E">
            <w:pPr>
              <w:pStyle w:val="Compact"/>
              <w:spacing w:line="360" w:lineRule="auto"/>
            </w:pPr>
            <w:r>
              <w:t>Improvised Explosive Device</w:t>
            </w:r>
          </w:p>
        </w:tc>
      </w:tr>
      <w:tr w:rsidR="008D3C17" w14:paraId="061D5192" w14:textId="77777777" w:rsidTr="005A008E">
        <w:tc>
          <w:tcPr>
            <w:tcW w:w="1818" w:type="dxa"/>
          </w:tcPr>
          <w:p w14:paraId="624DD696" w14:textId="77777777" w:rsidR="008D3C17" w:rsidRDefault="00000000" w:rsidP="005A008E">
            <w:pPr>
              <w:pStyle w:val="Compact"/>
              <w:spacing w:line="360" w:lineRule="auto"/>
            </w:pPr>
            <w:r>
              <w:t>IGAD</w:t>
            </w:r>
          </w:p>
        </w:tc>
        <w:tc>
          <w:tcPr>
            <w:tcW w:w="8349" w:type="dxa"/>
          </w:tcPr>
          <w:p w14:paraId="5F2E1660" w14:textId="77777777" w:rsidR="008D3C17" w:rsidRDefault="00000000" w:rsidP="005A008E">
            <w:pPr>
              <w:pStyle w:val="Compact"/>
              <w:spacing w:line="360" w:lineRule="auto"/>
            </w:pPr>
            <w:r>
              <w:t>Intergovernmental Authority on Development</w:t>
            </w:r>
          </w:p>
        </w:tc>
      </w:tr>
      <w:tr w:rsidR="008D3C17" w14:paraId="315EE705" w14:textId="77777777" w:rsidTr="005A008E">
        <w:tc>
          <w:tcPr>
            <w:tcW w:w="1818" w:type="dxa"/>
          </w:tcPr>
          <w:p w14:paraId="2DCF08B6" w14:textId="77777777" w:rsidR="008D3C17" w:rsidRDefault="00000000" w:rsidP="005A008E">
            <w:pPr>
              <w:pStyle w:val="Compact"/>
              <w:spacing w:line="360" w:lineRule="auto"/>
            </w:pPr>
            <w:r>
              <w:t>JNIM</w:t>
            </w:r>
          </w:p>
        </w:tc>
        <w:tc>
          <w:tcPr>
            <w:tcW w:w="8349" w:type="dxa"/>
          </w:tcPr>
          <w:p w14:paraId="7A8DEA35" w14:textId="77777777" w:rsidR="008D3C17" w:rsidRDefault="00000000" w:rsidP="005A008E">
            <w:pPr>
              <w:pStyle w:val="Compact"/>
              <w:spacing w:line="360" w:lineRule="auto"/>
            </w:pPr>
            <w:r>
              <w:t>Jama’at Nasr al-Islam wal Muslimin</w:t>
            </w:r>
          </w:p>
        </w:tc>
      </w:tr>
      <w:tr w:rsidR="008D3C17" w14:paraId="6B74CD1D" w14:textId="77777777" w:rsidTr="005A008E">
        <w:tc>
          <w:tcPr>
            <w:tcW w:w="1818" w:type="dxa"/>
          </w:tcPr>
          <w:p w14:paraId="20D176B9" w14:textId="77777777" w:rsidR="008D3C17" w:rsidRDefault="00000000" w:rsidP="005A008E">
            <w:pPr>
              <w:pStyle w:val="Compact"/>
              <w:spacing w:line="360" w:lineRule="auto"/>
            </w:pPr>
            <w:r>
              <w:t>JWT</w:t>
            </w:r>
          </w:p>
        </w:tc>
        <w:tc>
          <w:tcPr>
            <w:tcW w:w="8349" w:type="dxa"/>
          </w:tcPr>
          <w:p w14:paraId="1EC44AC3" w14:textId="77777777" w:rsidR="008D3C17" w:rsidRDefault="00000000" w:rsidP="005A008E">
            <w:pPr>
              <w:pStyle w:val="Compact"/>
              <w:spacing w:line="360" w:lineRule="auto"/>
            </w:pPr>
            <w:r>
              <w:t>JSON Web Token</w:t>
            </w:r>
          </w:p>
        </w:tc>
      </w:tr>
      <w:tr w:rsidR="008D3C17" w14:paraId="54A847C1" w14:textId="77777777" w:rsidTr="005A008E">
        <w:tc>
          <w:tcPr>
            <w:tcW w:w="1818" w:type="dxa"/>
          </w:tcPr>
          <w:p w14:paraId="7AEDCD2A" w14:textId="77777777" w:rsidR="008D3C17" w:rsidRDefault="00000000" w:rsidP="005A008E">
            <w:pPr>
              <w:pStyle w:val="Compact"/>
              <w:spacing w:line="360" w:lineRule="auto"/>
            </w:pPr>
            <w:r>
              <w:lastRenderedPageBreak/>
              <w:t>KB</w:t>
            </w:r>
          </w:p>
        </w:tc>
        <w:tc>
          <w:tcPr>
            <w:tcW w:w="8349" w:type="dxa"/>
          </w:tcPr>
          <w:p w14:paraId="0FE4B960" w14:textId="77777777" w:rsidR="008D3C17" w:rsidRDefault="00000000" w:rsidP="005A008E">
            <w:pPr>
              <w:pStyle w:val="Compact"/>
              <w:spacing w:line="360" w:lineRule="auto"/>
            </w:pPr>
            <w:r>
              <w:t>Knowledge Base</w:t>
            </w:r>
          </w:p>
        </w:tc>
      </w:tr>
      <w:tr w:rsidR="008D3C17" w14:paraId="2D33FAA0" w14:textId="77777777" w:rsidTr="005A008E">
        <w:tc>
          <w:tcPr>
            <w:tcW w:w="1818" w:type="dxa"/>
          </w:tcPr>
          <w:p w14:paraId="56D59393" w14:textId="77777777" w:rsidR="008D3C17" w:rsidRDefault="00000000" w:rsidP="005A008E">
            <w:pPr>
              <w:pStyle w:val="Compact"/>
              <w:spacing w:line="360" w:lineRule="auto"/>
            </w:pPr>
            <w:r>
              <w:t>LRA</w:t>
            </w:r>
          </w:p>
        </w:tc>
        <w:tc>
          <w:tcPr>
            <w:tcW w:w="8349" w:type="dxa"/>
          </w:tcPr>
          <w:p w14:paraId="5A8B4DC9" w14:textId="77777777" w:rsidR="008D3C17" w:rsidRDefault="00000000" w:rsidP="005A008E">
            <w:pPr>
              <w:pStyle w:val="Compact"/>
              <w:spacing w:line="360" w:lineRule="auto"/>
            </w:pPr>
            <w:r>
              <w:t>Lord’s Resistance Army</w:t>
            </w:r>
          </w:p>
        </w:tc>
      </w:tr>
      <w:tr w:rsidR="008D3C17" w14:paraId="77597C9E" w14:textId="77777777" w:rsidTr="005A008E">
        <w:tc>
          <w:tcPr>
            <w:tcW w:w="1818" w:type="dxa"/>
          </w:tcPr>
          <w:p w14:paraId="3E22A777" w14:textId="77777777" w:rsidR="008D3C17" w:rsidRDefault="00000000" w:rsidP="005A008E">
            <w:pPr>
              <w:pStyle w:val="Compact"/>
              <w:spacing w:line="360" w:lineRule="auto"/>
            </w:pPr>
            <w:r>
              <w:t>LSTM</w:t>
            </w:r>
          </w:p>
        </w:tc>
        <w:tc>
          <w:tcPr>
            <w:tcW w:w="8349" w:type="dxa"/>
          </w:tcPr>
          <w:p w14:paraId="527F43D1" w14:textId="77777777" w:rsidR="008D3C17" w:rsidRDefault="00000000" w:rsidP="005A008E">
            <w:pPr>
              <w:pStyle w:val="Compact"/>
              <w:spacing w:line="360" w:lineRule="auto"/>
            </w:pPr>
            <w:r>
              <w:t>Long Short-Term Memory</w:t>
            </w:r>
          </w:p>
        </w:tc>
      </w:tr>
      <w:tr w:rsidR="008D3C17" w14:paraId="023038CE" w14:textId="77777777" w:rsidTr="005A008E">
        <w:tc>
          <w:tcPr>
            <w:tcW w:w="1818" w:type="dxa"/>
          </w:tcPr>
          <w:p w14:paraId="3F0EB57B" w14:textId="77777777" w:rsidR="008D3C17" w:rsidRDefault="00000000" w:rsidP="005A008E">
            <w:pPr>
              <w:pStyle w:val="Compact"/>
              <w:spacing w:line="360" w:lineRule="auto"/>
            </w:pPr>
            <w:r>
              <w:t>ML</w:t>
            </w:r>
          </w:p>
        </w:tc>
        <w:tc>
          <w:tcPr>
            <w:tcW w:w="8349" w:type="dxa"/>
          </w:tcPr>
          <w:p w14:paraId="325501BB" w14:textId="77777777" w:rsidR="008D3C17" w:rsidRDefault="00000000" w:rsidP="005A008E">
            <w:pPr>
              <w:pStyle w:val="Compact"/>
              <w:spacing w:line="360" w:lineRule="auto"/>
            </w:pPr>
            <w:r>
              <w:t>Machine Learning</w:t>
            </w:r>
          </w:p>
        </w:tc>
      </w:tr>
      <w:tr w:rsidR="008D3C17" w14:paraId="40FE97B9" w14:textId="77777777" w:rsidTr="005A008E">
        <w:tc>
          <w:tcPr>
            <w:tcW w:w="1818" w:type="dxa"/>
          </w:tcPr>
          <w:p w14:paraId="0EFFF076" w14:textId="77777777" w:rsidR="008D3C17" w:rsidRDefault="00000000" w:rsidP="005A008E">
            <w:pPr>
              <w:pStyle w:val="Compact"/>
              <w:spacing w:line="360" w:lineRule="auto"/>
            </w:pPr>
            <w:r>
              <w:t>MPS</w:t>
            </w:r>
          </w:p>
        </w:tc>
        <w:tc>
          <w:tcPr>
            <w:tcW w:w="8349" w:type="dxa"/>
          </w:tcPr>
          <w:p w14:paraId="0BB88623" w14:textId="77777777" w:rsidR="008D3C17" w:rsidRDefault="00000000" w:rsidP="005A008E">
            <w:pPr>
              <w:pStyle w:val="Compact"/>
              <w:spacing w:line="360" w:lineRule="auto"/>
            </w:pPr>
            <w:r>
              <w:t>Metal Performance Shaders</w:t>
            </w:r>
          </w:p>
        </w:tc>
      </w:tr>
      <w:tr w:rsidR="008D3C17" w14:paraId="68003DA5" w14:textId="77777777" w:rsidTr="005A008E">
        <w:tc>
          <w:tcPr>
            <w:tcW w:w="1818" w:type="dxa"/>
          </w:tcPr>
          <w:p w14:paraId="020F7817" w14:textId="77777777" w:rsidR="008D3C17" w:rsidRDefault="00000000" w:rsidP="005A008E">
            <w:pPr>
              <w:pStyle w:val="Compact"/>
              <w:spacing w:line="360" w:lineRule="auto"/>
            </w:pPr>
            <w:r>
              <w:t>NER</w:t>
            </w:r>
          </w:p>
        </w:tc>
        <w:tc>
          <w:tcPr>
            <w:tcW w:w="8349" w:type="dxa"/>
          </w:tcPr>
          <w:p w14:paraId="267EC2B4" w14:textId="77777777" w:rsidR="008D3C17" w:rsidRDefault="00000000" w:rsidP="005A008E">
            <w:pPr>
              <w:pStyle w:val="Compact"/>
              <w:spacing w:line="360" w:lineRule="auto"/>
            </w:pPr>
            <w:r>
              <w:t>Named Entity Recognition</w:t>
            </w:r>
          </w:p>
        </w:tc>
      </w:tr>
      <w:tr w:rsidR="008D3C17" w14:paraId="1695A803" w14:textId="77777777" w:rsidTr="005A008E">
        <w:tc>
          <w:tcPr>
            <w:tcW w:w="1818" w:type="dxa"/>
          </w:tcPr>
          <w:p w14:paraId="6C49D401" w14:textId="77777777" w:rsidR="008D3C17" w:rsidRDefault="00000000" w:rsidP="005A008E">
            <w:pPr>
              <w:pStyle w:val="Compact"/>
              <w:spacing w:line="360" w:lineRule="auto"/>
            </w:pPr>
            <w:r>
              <w:t>NEXUS</w:t>
            </w:r>
          </w:p>
        </w:tc>
        <w:tc>
          <w:tcPr>
            <w:tcW w:w="8349" w:type="dxa"/>
          </w:tcPr>
          <w:p w14:paraId="67572E3C" w14:textId="77777777" w:rsidR="008D3C17" w:rsidRDefault="00000000" w:rsidP="005A008E">
            <w:pPr>
              <w:pStyle w:val="Compact"/>
              <w:spacing w:line="360" w:lineRule="auto"/>
            </w:pPr>
            <w:r>
              <w:t>News cluster Event eXtraction Utilizing language Structures</w:t>
            </w:r>
          </w:p>
        </w:tc>
      </w:tr>
      <w:tr w:rsidR="008D3C17" w14:paraId="08079F29" w14:textId="77777777" w:rsidTr="005A008E">
        <w:tc>
          <w:tcPr>
            <w:tcW w:w="1818" w:type="dxa"/>
          </w:tcPr>
          <w:p w14:paraId="065B4A5E" w14:textId="77777777" w:rsidR="008D3C17" w:rsidRDefault="00000000" w:rsidP="005A008E">
            <w:pPr>
              <w:pStyle w:val="Compact"/>
              <w:spacing w:line="360" w:lineRule="auto"/>
            </w:pPr>
            <w:r>
              <w:t>NLP</w:t>
            </w:r>
          </w:p>
        </w:tc>
        <w:tc>
          <w:tcPr>
            <w:tcW w:w="8349" w:type="dxa"/>
          </w:tcPr>
          <w:p w14:paraId="7740B25D" w14:textId="77777777" w:rsidR="008D3C17" w:rsidRDefault="00000000" w:rsidP="005A008E">
            <w:pPr>
              <w:pStyle w:val="Compact"/>
              <w:spacing w:line="360" w:lineRule="auto"/>
            </w:pPr>
            <w:r>
              <w:t>Natural Language Processing</w:t>
            </w:r>
          </w:p>
        </w:tc>
      </w:tr>
      <w:tr w:rsidR="008D3C17" w14:paraId="19B98389" w14:textId="77777777" w:rsidTr="005A008E">
        <w:tc>
          <w:tcPr>
            <w:tcW w:w="1818" w:type="dxa"/>
          </w:tcPr>
          <w:p w14:paraId="2771A7A9" w14:textId="77777777" w:rsidR="008D3C17" w:rsidRDefault="00000000" w:rsidP="005A008E">
            <w:pPr>
              <w:pStyle w:val="Compact"/>
              <w:spacing w:line="360" w:lineRule="auto"/>
            </w:pPr>
            <w:r>
              <w:t>NOEM</w:t>
            </w:r>
          </w:p>
        </w:tc>
        <w:tc>
          <w:tcPr>
            <w:tcW w:w="8349" w:type="dxa"/>
          </w:tcPr>
          <w:p w14:paraId="4E39C7F9" w14:textId="77777777" w:rsidR="008D3C17" w:rsidRDefault="00000000" w:rsidP="005A008E">
            <w:pPr>
              <w:pStyle w:val="Compact"/>
              <w:spacing w:line="360" w:lineRule="auto"/>
            </w:pPr>
            <w:r>
              <w:t>News Ontology Event Model</w:t>
            </w:r>
          </w:p>
        </w:tc>
      </w:tr>
      <w:tr w:rsidR="008D3C17" w14:paraId="6AB76CAF" w14:textId="77777777" w:rsidTr="005A008E">
        <w:tc>
          <w:tcPr>
            <w:tcW w:w="1818" w:type="dxa"/>
          </w:tcPr>
          <w:p w14:paraId="7CF7DDB5" w14:textId="77777777" w:rsidR="008D3C17" w:rsidRDefault="00000000" w:rsidP="005A008E">
            <w:pPr>
              <w:pStyle w:val="Compact"/>
              <w:spacing w:line="360" w:lineRule="auto"/>
            </w:pPr>
            <w:r>
              <w:t>OWL</w:t>
            </w:r>
          </w:p>
        </w:tc>
        <w:tc>
          <w:tcPr>
            <w:tcW w:w="8349" w:type="dxa"/>
          </w:tcPr>
          <w:p w14:paraId="4C0158C5" w14:textId="77777777" w:rsidR="008D3C17" w:rsidRDefault="00000000" w:rsidP="005A008E">
            <w:pPr>
              <w:pStyle w:val="Compact"/>
              <w:spacing w:line="360" w:lineRule="auto"/>
            </w:pPr>
            <w:r>
              <w:t>Web Ontology Language</w:t>
            </w:r>
          </w:p>
        </w:tc>
      </w:tr>
      <w:tr w:rsidR="008D3C17" w14:paraId="3B6C2A38" w14:textId="77777777" w:rsidTr="005A008E">
        <w:tc>
          <w:tcPr>
            <w:tcW w:w="1818" w:type="dxa"/>
          </w:tcPr>
          <w:p w14:paraId="19D15DBA" w14:textId="77777777" w:rsidR="008D3C17" w:rsidRDefault="00000000" w:rsidP="005A008E">
            <w:pPr>
              <w:pStyle w:val="Compact"/>
              <w:spacing w:line="360" w:lineRule="auto"/>
            </w:pPr>
            <w:r>
              <w:t>PMVE</w:t>
            </w:r>
          </w:p>
        </w:tc>
        <w:tc>
          <w:tcPr>
            <w:tcW w:w="8349" w:type="dxa"/>
          </w:tcPr>
          <w:p w14:paraId="10056E7B" w14:textId="77777777" w:rsidR="008D3C17" w:rsidRDefault="00000000" w:rsidP="005A008E">
            <w:pPr>
              <w:pStyle w:val="Compact"/>
              <w:spacing w:line="360" w:lineRule="auto"/>
            </w:pPr>
            <w:r>
              <w:t>Politically Motivated Violent Events (ontology)</w:t>
            </w:r>
          </w:p>
        </w:tc>
      </w:tr>
      <w:tr w:rsidR="008D3C17" w14:paraId="62CC3D44" w14:textId="77777777" w:rsidTr="005A008E">
        <w:tc>
          <w:tcPr>
            <w:tcW w:w="1818" w:type="dxa"/>
          </w:tcPr>
          <w:p w14:paraId="3F9C6F66" w14:textId="77777777" w:rsidR="008D3C17" w:rsidRDefault="00000000" w:rsidP="005A008E">
            <w:pPr>
              <w:pStyle w:val="Compact"/>
              <w:spacing w:line="360" w:lineRule="auto"/>
            </w:pPr>
            <w:r>
              <w:t>PoS</w:t>
            </w:r>
          </w:p>
        </w:tc>
        <w:tc>
          <w:tcPr>
            <w:tcW w:w="8349" w:type="dxa"/>
          </w:tcPr>
          <w:p w14:paraId="6F6A79B6" w14:textId="77777777" w:rsidR="008D3C17" w:rsidRDefault="00000000" w:rsidP="005A008E">
            <w:pPr>
              <w:pStyle w:val="Compact"/>
              <w:spacing w:line="360" w:lineRule="auto"/>
            </w:pPr>
            <w:r>
              <w:t>Part of Speech</w:t>
            </w:r>
          </w:p>
        </w:tc>
      </w:tr>
      <w:tr w:rsidR="008D3C17" w14:paraId="531F035D" w14:textId="77777777" w:rsidTr="005A008E">
        <w:tc>
          <w:tcPr>
            <w:tcW w:w="1818" w:type="dxa"/>
          </w:tcPr>
          <w:p w14:paraId="5057472C" w14:textId="77777777" w:rsidR="008D3C17" w:rsidRDefault="00000000" w:rsidP="005A008E">
            <w:pPr>
              <w:pStyle w:val="Compact"/>
              <w:spacing w:line="360" w:lineRule="auto"/>
            </w:pPr>
            <w:r>
              <w:t>RDF</w:t>
            </w:r>
          </w:p>
        </w:tc>
        <w:tc>
          <w:tcPr>
            <w:tcW w:w="8349" w:type="dxa"/>
          </w:tcPr>
          <w:p w14:paraId="3F524B49" w14:textId="77777777" w:rsidR="008D3C17" w:rsidRDefault="00000000" w:rsidP="005A008E">
            <w:pPr>
              <w:pStyle w:val="Compact"/>
              <w:spacing w:line="360" w:lineRule="auto"/>
            </w:pPr>
            <w:r>
              <w:t>Resource Description Framework</w:t>
            </w:r>
          </w:p>
        </w:tc>
      </w:tr>
      <w:tr w:rsidR="008D3C17" w14:paraId="34133A2D" w14:textId="77777777" w:rsidTr="005A008E">
        <w:tc>
          <w:tcPr>
            <w:tcW w:w="1818" w:type="dxa"/>
          </w:tcPr>
          <w:p w14:paraId="67D0EA70" w14:textId="77777777" w:rsidR="008D3C17" w:rsidRDefault="00000000" w:rsidP="005A008E">
            <w:pPr>
              <w:pStyle w:val="Compact"/>
              <w:spacing w:line="360" w:lineRule="auto"/>
            </w:pPr>
            <w:r>
              <w:t>REC</w:t>
            </w:r>
          </w:p>
        </w:tc>
        <w:tc>
          <w:tcPr>
            <w:tcW w:w="8349" w:type="dxa"/>
          </w:tcPr>
          <w:p w14:paraId="54BEBADB" w14:textId="77777777" w:rsidR="008D3C17" w:rsidRDefault="00000000" w:rsidP="005A008E">
            <w:pPr>
              <w:pStyle w:val="Compact"/>
              <w:spacing w:line="360" w:lineRule="auto"/>
            </w:pPr>
            <w:r>
              <w:t>Regional Economic Community</w:t>
            </w:r>
          </w:p>
        </w:tc>
      </w:tr>
      <w:tr w:rsidR="008D3C17" w14:paraId="37C5A5E0" w14:textId="77777777" w:rsidTr="005A008E">
        <w:tc>
          <w:tcPr>
            <w:tcW w:w="1818" w:type="dxa"/>
          </w:tcPr>
          <w:p w14:paraId="60ABA949" w14:textId="77777777" w:rsidR="008D3C17" w:rsidRDefault="00000000" w:rsidP="005A008E">
            <w:pPr>
              <w:pStyle w:val="Compact"/>
              <w:spacing w:line="360" w:lineRule="auto"/>
            </w:pPr>
            <w:r>
              <w:t>REST</w:t>
            </w:r>
          </w:p>
        </w:tc>
        <w:tc>
          <w:tcPr>
            <w:tcW w:w="8349" w:type="dxa"/>
          </w:tcPr>
          <w:p w14:paraId="348A46AA" w14:textId="77777777" w:rsidR="008D3C17" w:rsidRDefault="00000000" w:rsidP="005A008E">
            <w:pPr>
              <w:pStyle w:val="Compact"/>
              <w:spacing w:line="360" w:lineRule="auto"/>
            </w:pPr>
            <w:r>
              <w:t>Representational State Transfer</w:t>
            </w:r>
          </w:p>
        </w:tc>
      </w:tr>
      <w:tr w:rsidR="008D3C17" w14:paraId="6518A090" w14:textId="77777777" w:rsidTr="005A008E">
        <w:tc>
          <w:tcPr>
            <w:tcW w:w="1818" w:type="dxa"/>
          </w:tcPr>
          <w:p w14:paraId="34794C1B" w14:textId="77777777" w:rsidR="008D3C17" w:rsidRDefault="00000000" w:rsidP="005A008E">
            <w:pPr>
              <w:pStyle w:val="Compact"/>
              <w:spacing w:line="360" w:lineRule="auto"/>
            </w:pPr>
            <w:r>
              <w:t>RoBERTa</w:t>
            </w:r>
          </w:p>
        </w:tc>
        <w:tc>
          <w:tcPr>
            <w:tcW w:w="8349" w:type="dxa"/>
          </w:tcPr>
          <w:p w14:paraId="2C697775" w14:textId="77777777" w:rsidR="008D3C17" w:rsidRDefault="00000000" w:rsidP="005A008E">
            <w:pPr>
              <w:pStyle w:val="Compact"/>
              <w:spacing w:line="360" w:lineRule="auto"/>
            </w:pPr>
            <w:r>
              <w:t>Robustly Optimised BERT Approach</w:t>
            </w:r>
          </w:p>
        </w:tc>
      </w:tr>
      <w:tr w:rsidR="008D3C17" w14:paraId="67EE8709" w14:textId="77777777" w:rsidTr="005A008E">
        <w:tc>
          <w:tcPr>
            <w:tcW w:w="1818" w:type="dxa"/>
          </w:tcPr>
          <w:p w14:paraId="7CD4A514" w14:textId="77777777" w:rsidR="008D3C17" w:rsidRDefault="00000000" w:rsidP="005A008E">
            <w:pPr>
              <w:pStyle w:val="Compact"/>
              <w:spacing w:line="360" w:lineRule="auto"/>
            </w:pPr>
            <w:r>
              <w:t>RSF</w:t>
            </w:r>
          </w:p>
        </w:tc>
        <w:tc>
          <w:tcPr>
            <w:tcW w:w="8349" w:type="dxa"/>
          </w:tcPr>
          <w:p w14:paraId="04CDD845" w14:textId="77777777" w:rsidR="008D3C17" w:rsidRDefault="00000000" w:rsidP="005A008E">
            <w:pPr>
              <w:pStyle w:val="Compact"/>
              <w:spacing w:line="360" w:lineRule="auto"/>
            </w:pPr>
            <w:r>
              <w:t>Rapid Support Forces</w:t>
            </w:r>
          </w:p>
        </w:tc>
      </w:tr>
      <w:tr w:rsidR="008D3C17" w14:paraId="16462C7C" w14:textId="77777777" w:rsidTr="005A008E">
        <w:tc>
          <w:tcPr>
            <w:tcW w:w="1818" w:type="dxa"/>
          </w:tcPr>
          <w:p w14:paraId="44BF5869" w14:textId="77777777" w:rsidR="008D3C17" w:rsidRDefault="00000000" w:rsidP="005A008E">
            <w:pPr>
              <w:pStyle w:val="Compact"/>
              <w:spacing w:line="360" w:lineRule="auto"/>
            </w:pPr>
            <w:r>
              <w:t>SPARQL</w:t>
            </w:r>
          </w:p>
        </w:tc>
        <w:tc>
          <w:tcPr>
            <w:tcW w:w="8349" w:type="dxa"/>
          </w:tcPr>
          <w:p w14:paraId="7BAF7C72" w14:textId="77777777" w:rsidR="008D3C17" w:rsidRDefault="00000000" w:rsidP="005A008E">
            <w:pPr>
              <w:pStyle w:val="Compact"/>
              <w:spacing w:line="360" w:lineRule="auto"/>
            </w:pPr>
            <w:r>
              <w:t>SPARQL Protocol and RDF Query Language</w:t>
            </w:r>
          </w:p>
        </w:tc>
      </w:tr>
      <w:tr w:rsidR="008D3C17" w14:paraId="0B42C117" w14:textId="77777777" w:rsidTr="005A008E">
        <w:tc>
          <w:tcPr>
            <w:tcW w:w="1818" w:type="dxa"/>
          </w:tcPr>
          <w:p w14:paraId="1D254952" w14:textId="77777777" w:rsidR="008D3C17" w:rsidRDefault="00000000" w:rsidP="005A008E">
            <w:pPr>
              <w:pStyle w:val="Compact"/>
              <w:spacing w:line="360" w:lineRule="auto"/>
            </w:pPr>
            <w:r>
              <w:t>SQL</w:t>
            </w:r>
          </w:p>
        </w:tc>
        <w:tc>
          <w:tcPr>
            <w:tcW w:w="8349" w:type="dxa"/>
          </w:tcPr>
          <w:p w14:paraId="3A7A9213" w14:textId="77777777" w:rsidR="008D3C17" w:rsidRDefault="00000000" w:rsidP="005A008E">
            <w:pPr>
              <w:pStyle w:val="Compact"/>
              <w:spacing w:line="360" w:lineRule="auto"/>
            </w:pPr>
            <w:r>
              <w:t>Structured Query Language</w:t>
            </w:r>
          </w:p>
        </w:tc>
      </w:tr>
      <w:tr w:rsidR="008D3C17" w14:paraId="69D38712" w14:textId="77777777" w:rsidTr="005A008E">
        <w:tc>
          <w:tcPr>
            <w:tcW w:w="1818" w:type="dxa"/>
          </w:tcPr>
          <w:p w14:paraId="1AF64F32" w14:textId="77777777" w:rsidR="008D3C17" w:rsidRDefault="00000000" w:rsidP="005A008E">
            <w:pPr>
              <w:pStyle w:val="Compact"/>
              <w:spacing w:line="360" w:lineRule="auto"/>
            </w:pPr>
            <w:r>
              <w:t>SVBIED</w:t>
            </w:r>
          </w:p>
        </w:tc>
        <w:tc>
          <w:tcPr>
            <w:tcW w:w="8349" w:type="dxa"/>
          </w:tcPr>
          <w:p w14:paraId="764901B6" w14:textId="77777777" w:rsidR="008D3C17" w:rsidRDefault="00000000" w:rsidP="005A008E">
            <w:pPr>
              <w:pStyle w:val="Compact"/>
              <w:spacing w:line="360" w:lineRule="auto"/>
            </w:pPr>
            <w:r>
              <w:t>Suicide Vehicle-Borne Improvised Explosive Device</w:t>
            </w:r>
          </w:p>
        </w:tc>
      </w:tr>
      <w:tr w:rsidR="008D3C17" w14:paraId="34A833B1" w14:textId="77777777" w:rsidTr="005A008E">
        <w:tc>
          <w:tcPr>
            <w:tcW w:w="1818" w:type="dxa"/>
          </w:tcPr>
          <w:p w14:paraId="72F1A35D" w14:textId="77777777" w:rsidR="008D3C17" w:rsidRDefault="00000000" w:rsidP="005A008E">
            <w:pPr>
              <w:pStyle w:val="Compact"/>
              <w:spacing w:line="360" w:lineRule="auto"/>
            </w:pPr>
            <w:r>
              <w:t>UCDP</w:t>
            </w:r>
          </w:p>
        </w:tc>
        <w:tc>
          <w:tcPr>
            <w:tcW w:w="8349" w:type="dxa"/>
          </w:tcPr>
          <w:p w14:paraId="3B152138" w14:textId="77777777" w:rsidR="008D3C17" w:rsidRDefault="00000000" w:rsidP="005A008E">
            <w:pPr>
              <w:pStyle w:val="Compact"/>
              <w:spacing w:line="360" w:lineRule="auto"/>
            </w:pPr>
            <w:r>
              <w:t>Uppsala Conflict Data Program</w:t>
            </w:r>
          </w:p>
        </w:tc>
      </w:tr>
      <w:tr w:rsidR="008D3C17" w14:paraId="7DA0C73D" w14:textId="77777777" w:rsidTr="005A008E">
        <w:tc>
          <w:tcPr>
            <w:tcW w:w="1818" w:type="dxa"/>
          </w:tcPr>
          <w:p w14:paraId="33D3D8AE" w14:textId="77777777" w:rsidR="008D3C17" w:rsidRDefault="00000000" w:rsidP="005A008E">
            <w:pPr>
              <w:pStyle w:val="Compact"/>
              <w:spacing w:line="360" w:lineRule="auto"/>
            </w:pPr>
            <w:r>
              <w:t>UI</w:t>
            </w:r>
          </w:p>
        </w:tc>
        <w:tc>
          <w:tcPr>
            <w:tcW w:w="8349" w:type="dxa"/>
          </w:tcPr>
          <w:p w14:paraId="612C5AB5" w14:textId="77777777" w:rsidR="008D3C17" w:rsidRDefault="00000000" w:rsidP="005A008E">
            <w:pPr>
              <w:pStyle w:val="Compact"/>
              <w:spacing w:line="360" w:lineRule="auto"/>
            </w:pPr>
            <w:r>
              <w:t>User Interface</w:t>
            </w:r>
          </w:p>
        </w:tc>
      </w:tr>
      <w:tr w:rsidR="008D3C17" w14:paraId="1FA9D043" w14:textId="77777777" w:rsidTr="005A008E">
        <w:tc>
          <w:tcPr>
            <w:tcW w:w="1818" w:type="dxa"/>
          </w:tcPr>
          <w:p w14:paraId="1C08682C" w14:textId="77777777" w:rsidR="008D3C17" w:rsidRDefault="00000000" w:rsidP="005A008E">
            <w:pPr>
              <w:pStyle w:val="Compact"/>
              <w:spacing w:line="360" w:lineRule="auto"/>
            </w:pPr>
            <w:r>
              <w:t>VBIED</w:t>
            </w:r>
          </w:p>
        </w:tc>
        <w:tc>
          <w:tcPr>
            <w:tcW w:w="8349" w:type="dxa"/>
          </w:tcPr>
          <w:p w14:paraId="099120F3" w14:textId="77777777" w:rsidR="008D3C17" w:rsidRDefault="00000000" w:rsidP="005A008E">
            <w:pPr>
              <w:pStyle w:val="Compact"/>
              <w:spacing w:line="360" w:lineRule="auto"/>
            </w:pPr>
            <w:r>
              <w:t>Vehicle-Borne Improvised Explosive Device</w:t>
            </w:r>
          </w:p>
        </w:tc>
      </w:tr>
      <w:tr w:rsidR="008D3C17" w14:paraId="31711A74" w14:textId="77777777" w:rsidTr="005A008E">
        <w:tc>
          <w:tcPr>
            <w:tcW w:w="1818" w:type="dxa"/>
          </w:tcPr>
          <w:p w14:paraId="50A766D7" w14:textId="77777777" w:rsidR="008D3C17" w:rsidRDefault="00000000" w:rsidP="005A008E">
            <w:pPr>
              <w:pStyle w:val="Compact"/>
              <w:spacing w:line="360" w:lineRule="auto"/>
            </w:pPr>
            <w:r>
              <w:t>VioNER</w:t>
            </w:r>
          </w:p>
        </w:tc>
        <w:tc>
          <w:tcPr>
            <w:tcW w:w="8349" w:type="dxa"/>
          </w:tcPr>
          <w:p w14:paraId="41213167" w14:textId="77777777" w:rsidR="008D3C17" w:rsidRDefault="00000000" w:rsidP="005A008E">
            <w:pPr>
              <w:pStyle w:val="Compact"/>
              <w:spacing w:line="360" w:lineRule="auto"/>
            </w:pPr>
            <w:r>
              <w:t>Violent Event Named Entity Recognition (this work)</w:t>
            </w:r>
          </w:p>
        </w:tc>
      </w:tr>
    </w:tbl>
    <w:p w14:paraId="5B10AC68" w14:textId="328EF1FA" w:rsidR="008D3C17" w:rsidRDefault="00000000" w:rsidP="005A008E">
      <w:pPr>
        <w:pStyle w:val="Heading1"/>
        <w:spacing w:line="360" w:lineRule="auto"/>
      </w:pPr>
      <w:bookmarkStart w:id="324" w:name="introduction"/>
      <w:bookmarkEnd w:id="319"/>
      <w:del w:id="325" w:author="Accreditation" w:date="2026-05-20T15:47:00Z" w16du:dateUtc="2026-05-20T12:47:00Z">
        <w:r w:rsidDel="00C22A33">
          <w:lastRenderedPageBreak/>
          <w:delText xml:space="preserve">1. </w:delText>
        </w:r>
      </w:del>
      <w:r>
        <w:t>Introduction</w:t>
      </w:r>
    </w:p>
    <w:p w14:paraId="29B2EA93" w14:textId="77777777" w:rsidR="008D3C17" w:rsidRDefault="00000000" w:rsidP="005A008E">
      <w:pPr>
        <w:pStyle w:val="FirstParagraph"/>
        <w:spacing w:line="360" w:lineRule="auto"/>
      </w:pPr>
      <w:r>
        <w:t>The research problem addressed by this thesis sits at the intersection of three pressures: a flood of African violent-event reporting in unstructured news text, an analyst workforce that cannot read it fast enough, and an early-warning operational requirement that depends on the timely conversion of that text into structured records. The sections that follow lay out the background, motivation, problem statement, objectives, and methods that frame the rest of the work, and close with a roadmap to the remaining chapters.</w:t>
      </w:r>
    </w:p>
    <w:p w14:paraId="4FDDC63E" w14:textId="6118AD58" w:rsidR="008D3C17" w:rsidRDefault="00000000" w:rsidP="005A008E">
      <w:pPr>
        <w:pStyle w:val="Heading2"/>
        <w:spacing w:line="360" w:lineRule="auto"/>
      </w:pPr>
      <w:bookmarkStart w:id="326" w:name="background"/>
      <w:del w:id="327" w:author="Accreditation" w:date="2026-05-20T15:48:00Z" w16du:dateUtc="2026-05-20T12:48:00Z">
        <w:r w:rsidDel="00C22A33">
          <w:delText xml:space="preserve">1.1 </w:delText>
        </w:r>
      </w:del>
      <w:r>
        <w:t>Background</w:t>
      </w:r>
    </w:p>
    <w:p w14:paraId="0A0B253F" w14:textId="77777777" w:rsidR="008D3C17" w:rsidRDefault="00000000" w:rsidP="005A008E">
      <w:pPr>
        <w:pStyle w:val="FirstParagraph"/>
        <w:spacing w:line="360" w:lineRule="auto"/>
      </w:pPr>
      <w:r>
        <w:t>The volume of digital news content describing violent events on the African continent has grown faster than the human capacity to read, code, and act upon it. Reports of attacks, clashes, raids, bombings, displacement, and other forms of armed and political violence are disseminated through wire services, mainstream outlets, regional newspapers, and increasingly through online media [1]. The overwhelming majority of this content is unstructured natural-language text intended for human consumption rather than machine processing. Converting these narratives into structured, queryable representations is a prerequisite for systematic monitoring, statistical aggregation, and evidence-based decision making.</w:t>
      </w:r>
    </w:p>
    <w:p w14:paraId="68A0AADD" w14:textId="77777777" w:rsidR="008D3C17" w:rsidRDefault="00000000" w:rsidP="005A008E">
      <w:pPr>
        <w:pStyle w:val="BodyText"/>
        <w:spacing w:line="360" w:lineRule="auto"/>
      </w:pPr>
      <w:r>
        <w:t>Natural Language Processing (NLP) is the half-century-old discipline that attempts to make computers do useful things with human language, and the toolbox it has developed — part-of-speech tagging, syntactic parsing, named entity recognition, coreference resolution [2] — is exactly what an early-warning analyst is doing implicitly when reading a news article. Information Extraction (IE) is the specific sub-discipline that tries to mechanise the analyst’s work: take prose in, produce structured records out. Event Extraction, in turn, narrows IE to events — verbs, nominalised actions, and their participants — and asks the model to recover who did what to whom, where, when, and how, from text alone [3], [4].</w:t>
      </w:r>
    </w:p>
    <w:p w14:paraId="76C7DD56" w14:textId="77777777" w:rsidR="008D3C17" w:rsidRDefault="00000000" w:rsidP="005A008E">
      <w:pPr>
        <w:pStyle w:val="BodyText"/>
        <w:spacing w:line="360" w:lineRule="auto"/>
      </w:pPr>
      <w:r>
        <w:lastRenderedPageBreak/>
        <w:t xml:space="preserve">The 5W1H frame I adopt is not new. Journalism schools have taught it for over a century, and analysts in early-warning centres read for those slots whether or not they explicitly call them that. The attractive property for an automated system is that 5W1H decouples </w:t>
      </w:r>
      <w:r>
        <w:rPr>
          <w:i/>
          <w:iCs/>
        </w:rPr>
        <w:t>what to extract</w:t>
      </w:r>
      <w:r>
        <w:t xml:space="preserve"> from </w:t>
      </w:r>
      <w:r>
        <w:rPr>
          <w:i/>
          <w:iCs/>
        </w:rPr>
        <w:t>which event types exist</w:t>
      </w:r>
      <w:r>
        <w:t>: even before any taxonomic question is settled, an extractor can populate a 5W1H record that downstream analytics can later classify.</w:t>
      </w:r>
    </w:p>
    <w:p w14:paraId="6C833283" w14:textId="77777777" w:rsidR="008D3C17" w:rsidRDefault="00000000" w:rsidP="005A008E">
      <w:pPr>
        <w:pStyle w:val="BodyText"/>
        <w:spacing w:line="360" w:lineRule="auto"/>
      </w:pPr>
      <w:r>
        <w:t>The technical opportunity is recent. Vaswani and colleagues’ transformer architecture [5] and the line of pre-trained language models built on it — most prominently BERT [6] — narrowed the gap between research prototypes and operational NLP systems for token-level tasks by an order of magnitude in five years [7]. The combination of large-scale self-supervised pre-training with small-scale task-specific fine-tuning is what makes a 50,000-example domain corpus a workable input for a competitive NER model, where ten years earlier it would not have been.</w:t>
      </w:r>
    </w:p>
    <w:p w14:paraId="0035B89D" w14:textId="77777777" w:rsidR="008D3C17" w:rsidRDefault="00000000" w:rsidP="005A008E">
      <w:pPr>
        <w:pStyle w:val="BodyText"/>
        <w:spacing w:line="360" w:lineRule="auto"/>
      </w:pPr>
      <w:r>
        <w:t>Within the specific domain of conflict and violence monitoring, several long-running data collection efforts have constructed structured event databases by human coding. The Armed Conflict Location and Event Data Project (ACLED) is the most influential of these for the African context, providing georeferenced records of political violence and protest events with detailed actor, location, and fatality information [8]. The Uppsala Conflict Data Program (UCDP) [9] and the Global Database of Events, Language, and Tone (GDELT) [10] play complementary roles. While these initiatives have demonstrated the value of structured event data, the underlying collection processes remain heavily manual or rely on coarse-grained automation that may miss nuance or African-specific patterns.</w:t>
      </w:r>
    </w:p>
    <w:p w14:paraId="27F81D9A" w14:textId="77777777" w:rsidR="008D3C17" w:rsidRDefault="00000000" w:rsidP="005A008E">
      <w:pPr>
        <w:pStyle w:val="BodyText"/>
        <w:spacing w:line="360" w:lineRule="auto"/>
      </w:pPr>
      <w:r>
        <w:t>The African Union Continental Early Warning System (AU-CEWS) operates within this landscape as a continental mechanism for monitoring conflict and crisis dynamics across the African Union member states. AU-CEWS aggregates news content through its Africa Media Monitor tool and draws on it for situation analysis, briefings, and early warning products. The transformation of monitored content into structured, analysable form remains, however, the limiting factor on the system’s throughput.</w:t>
      </w:r>
    </w:p>
    <w:p w14:paraId="74946A1F" w14:textId="77777777" w:rsidR="008D3C17" w:rsidRDefault="00000000" w:rsidP="005A008E">
      <w:pPr>
        <w:pStyle w:val="BodyText"/>
        <w:spacing w:line="360" w:lineRule="auto"/>
      </w:pPr>
      <w:r>
        <w:lastRenderedPageBreak/>
        <w:t>This thesis sits at the intersection of these strands. It uses a fine-tuned BERT model as the core of a 5W1H extraction pipeline; it targets African conflict reporting in particular; and it organises the outputs around a knowledge base of African armed groups, locations, and a hierarchical taxonomy of violent events. The remainder of this chapter motivates the work in greater detail and states the specific objectives that the work pursues.</w:t>
      </w:r>
    </w:p>
    <w:p w14:paraId="7CB812EE" w14:textId="2424694C" w:rsidR="008D3C17" w:rsidRDefault="00000000" w:rsidP="005A008E">
      <w:pPr>
        <w:pStyle w:val="Heading2"/>
        <w:spacing w:line="360" w:lineRule="auto"/>
      </w:pPr>
      <w:bookmarkStart w:id="328" w:name="motivation"/>
      <w:bookmarkEnd w:id="326"/>
      <w:del w:id="329" w:author="Accreditation" w:date="2026-05-20T15:48:00Z" w16du:dateUtc="2026-05-20T12:48:00Z">
        <w:r w:rsidDel="00C22A33">
          <w:delText xml:space="preserve">1.2 </w:delText>
        </w:r>
      </w:del>
      <w:r>
        <w:t>Motivation</w:t>
      </w:r>
    </w:p>
    <w:p w14:paraId="3CBB356A" w14:textId="77777777" w:rsidR="008D3C17" w:rsidRDefault="00000000" w:rsidP="005A008E">
      <w:pPr>
        <w:pStyle w:val="FirstParagraph"/>
        <w:spacing w:line="360" w:lineRule="auto"/>
      </w:pPr>
      <w:r>
        <w:t>A typical morning at the AU-CEWS Situation Monitoring Centre starts with a queue. Africa Media Monitor, the centre’s news-aggregation tool, will have pulled in somewhere between two and four hundred items overnight for any given regional desk. Most are noise — sports results, market reports, press releases. Maybe fifteen to forty describe something violent: an attack, a clash, a raid, an arrest that turned lethal. Those are the ones the analyst has to read, read carefully, and turn into a structured record — who, what, where, when, whom, how — that an early-warning briefing can use.</w:t>
      </w:r>
    </w:p>
    <w:p w14:paraId="74FCEE35" w14:textId="77777777" w:rsidR="008D3C17" w:rsidRDefault="00000000" w:rsidP="005A008E">
      <w:pPr>
        <w:pStyle w:val="BodyText"/>
        <w:spacing w:line="360" w:lineRule="auto"/>
      </w:pPr>
      <w:r>
        <w:t>By mid-morning, on a good day, the analyst is perhaps a quarter through. By close of business the residue rolls over into the next day’s queue. Multiply this by regions, by analysts, by the working year, and the binding constraint on continental situation awareness becomes clear. It is not the sophistication of any analytical model that matters. It is the throughput of one human reading one article at a time.</w:t>
      </w:r>
    </w:p>
    <w:p w14:paraId="264B6B21" w14:textId="77777777" w:rsidR="008D3C17" w:rsidRDefault="00000000" w:rsidP="005A008E">
      <w:pPr>
        <w:pStyle w:val="BodyText"/>
        <w:spacing w:line="360" w:lineRule="auto"/>
      </w:pPr>
      <w:r>
        <w:t>Working in this environment, and reading the centre’s own internal documentation of its data-collection and analysis tools [38], I came to see two distinct problems hiding behind the same backlog.</w:t>
      </w:r>
    </w:p>
    <w:p w14:paraId="36599ED7" w14:textId="77777777" w:rsidR="008D3C17" w:rsidRDefault="00000000" w:rsidP="005A008E">
      <w:pPr>
        <w:pStyle w:val="BodyText"/>
        <w:spacing w:line="360" w:lineRule="auto"/>
      </w:pPr>
      <w:r>
        <w:t xml:space="preserve">The first is the obvious one: a </w:t>
      </w:r>
      <w:r>
        <w:rPr>
          <w:b/>
          <w:bCs/>
        </w:rPr>
        <w:t>throughput gap</w:t>
      </w:r>
      <w:r>
        <w:t>. The volume of news human analysts can absorb in a working day is a fraction of the daily inflow, and even at full attention the cognitive load of reading and coding violent incidents is brutal — you cannot stay sharp on the eighth massacre report of the morning.</w:t>
      </w:r>
    </w:p>
    <w:p w14:paraId="272F6D62" w14:textId="77777777" w:rsidR="008D3C17" w:rsidRDefault="00000000" w:rsidP="005A008E">
      <w:pPr>
        <w:pStyle w:val="BodyText"/>
        <w:spacing w:line="360" w:lineRule="auto"/>
      </w:pPr>
      <w:r>
        <w:t xml:space="preserve">The second is more insidious: a </w:t>
      </w:r>
      <w:r>
        <w:rPr>
          <w:b/>
          <w:bCs/>
        </w:rPr>
        <w:t>consistency gap</w:t>
      </w:r>
      <w:r>
        <w:t xml:space="preserve">. Two analysts coding the same article will sometimes diverge on the basic questions. Was this “violence against civilians” or </w:t>
      </w:r>
      <w:r>
        <w:lastRenderedPageBreak/>
        <w:t>“battle”? Is that a city or a district? Should this fatality count be attributed to the named perpetrator or marked “unknown”? Individually these are small judgements. Aggregated across hundreds of records a week, they make trend analysis unreliable — was the spike real, or did the new shift just code things differently?</w:t>
      </w:r>
    </w:p>
    <w:p w14:paraId="618402D2" w14:textId="77777777" w:rsidR="008D3C17" w:rsidRDefault="00000000" w:rsidP="005A008E">
      <w:pPr>
        <w:pStyle w:val="BodyText"/>
        <w:spacing w:line="360" w:lineRule="auto"/>
      </w:pPr>
      <w:r>
        <w:t>The two gaps interact. Closing the throughput gap by hiring more analysts can widen the consistency gap; closing the consistency gap by writing tighter coding rules slows everyone down and widens the throughput gap. A machine-learning system that produces consistent structured records from a larger share of the inflow is attractive because it pushes on both gaps at once.</w:t>
      </w:r>
    </w:p>
    <w:p w14:paraId="206D114D" w14:textId="77777777" w:rsidR="008D3C17" w:rsidRDefault="00000000" w:rsidP="005A008E">
      <w:pPr>
        <w:pStyle w:val="BodyText"/>
        <w:spacing w:line="360" w:lineRule="auto"/>
      </w:pPr>
      <w:r>
        <w:t>Three further observations shaped the technical choices in this thesis. The first is that African conflict reporting features actor names, place names, and ethnic-group references that off-the-shelf NLP models trained on European or North American corpora do not handle well. Boko Haram, JNIM, the M23, the Allied Democratic Forces, Fano, Anti-Balaka — these are not entities that mBERT learnt about during pre-training, and generic NER models routinely break on them or assimilate them to whatever PERSON or ORG entry they can find [11]. Fine-tuning a domain model on annotated African conflict text closes that gap substantially.</w:t>
      </w:r>
    </w:p>
    <w:p w14:paraId="133D76BD" w14:textId="4D912085" w:rsidR="008D3C17" w:rsidRDefault="00000000" w:rsidP="005A008E">
      <w:pPr>
        <w:pStyle w:val="BodyText"/>
        <w:spacing w:line="360" w:lineRule="auto"/>
      </w:pPr>
      <w:r>
        <w:t xml:space="preserve">The second is that the class distribution is brutally skewed. In the corpus I assemble in Chapter 5, roughly seventy-eight percent of all tokens carry the outside (O) label. Of the remaining twenty two percent that are entity tokens, the rarest entity types — VICTIM and CASUALTIES, the ones the analyst actually cares about most — make up only two percent each. A vanilla cross-entropy fine-tune on this distribution will quietly under-recover the rare classes while reporting deceptively high overall accuracy. Focal loss [12] with inverse-frequency class weighting is the standard counter, and </w:t>
      </w:r>
      <w:del w:id="330" w:author="Accreditation" w:date="2026-05-20T15:46:00Z" w16du:dateUtc="2026-05-20T12:46:00Z">
        <w:r w:rsidDel="00C22A33">
          <w:delText>§</w:delText>
        </w:r>
      </w:del>
      <w:ins w:id="331" w:author="Accreditation" w:date="2026-05-20T15:46:00Z" w16du:dateUtc="2026-05-20T12:46:00Z">
        <w:r w:rsidR="00C22A33">
          <w:t xml:space="preserve">Section </w:t>
        </w:r>
      </w:ins>
      <w:r>
        <w:t>6.6 demonstrates that it lifts VICTIM by eleven F1 points over plain cross entropy in this setting.</w:t>
      </w:r>
    </w:p>
    <w:p w14:paraId="3800FA3E" w14:textId="77777777" w:rsidR="008D3C17" w:rsidRDefault="00000000" w:rsidP="005A008E">
      <w:pPr>
        <w:pStyle w:val="BodyText"/>
        <w:spacing w:line="360" w:lineRule="auto"/>
      </w:pPr>
      <w:r>
        <w:t xml:space="preserve">The third is more architectural. An extraction system that produces records analysts cannot trust adds load rather than relieving it. The minimum bar is that the output be auditable: an analyst opening an extracted record must be able to see which text the </w:t>
      </w:r>
      <w:r>
        <w:lastRenderedPageBreak/>
        <w:t>model based each entity on, how confident the model was, and whether the extracted actor or location matches a known real-world referent. A curated knowledge base of African armed groups, conflict-affected cities, and weapon categories, run alongside the model, gives that audit trail. It also catches plausible-sounding nonsense (M23 attacking Maiduguri, RSF operating in Mozambique) before it reaches a human reviewer.</w:t>
      </w:r>
    </w:p>
    <w:p w14:paraId="188CDE3D" w14:textId="77777777" w:rsidR="008D3C17" w:rsidRDefault="00000000" w:rsidP="005A008E">
      <w:pPr>
        <w:pStyle w:val="BodyText"/>
        <w:spacing w:line="360" w:lineRule="auto"/>
      </w:pPr>
      <w:r>
        <w:t>The shape of the thesis falls out of all this. Academically, it contributes a fine-tuned BERT model and an annotated dataset for African violent-event NER, together with a four-level taxonomy designed for the African context. Practically, it ships a web application that exposes training, inference, event management, and analytics through a single interface, so that an analyst who has never run a Python script can still use it.</w:t>
      </w:r>
    </w:p>
    <w:p w14:paraId="6F368919" w14:textId="64D3E2B6" w:rsidR="008D3C17" w:rsidRDefault="00000000" w:rsidP="005A008E">
      <w:pPr>
        <w:pStyle w:val="Heading2"/>
        <w:spacing w:line="360" w:lineRule="auto"/>
      </w:pPr>
      <w:bookmarkStart w:id="332" w:name="statement-of-the-problem"/>
      <w:bookmarkEnd w:id="328"/>
      <w:del w:id="333" w:author="Accreditation" w:date="2026-05-20T15:48:00Z" w16du:dateUtc="2026-05-20T12:48:00Z">
        <w:r w:rsidDel="00C22A33">
          <w:delText xml:space="preserve">1.3 </w:delText>
        </w:r>
      </w:del>
      <w:r>
        <w:t>Statement of the Problem</w:t>
      </w:r>
    </w:p>
    <w:p w14:paraId="1A36741A" w14:textId="77777777" w:rsidR="008D3C17" w:rsidRDefault="00000000" w:rsidP="005A008E">
      <w:pPr>
        <w:pStyle w:val="FirstParagraph"/>
        <w:spacing w:line="360" w:lineRule="auto"/>
      </w:pPr>
      <w:r>
        <w:t>The central problem addressed in this thesis is the absence, in the African early-warning ecosystem, of an accurate and openly documented pipeline for converting English-language news reports of violent events into structured 5W1H records suitable for downstream analysis. The problem can be decomposed into three sub-problems.</w:t>
      </w:r>
    </w:p>
    <w:p w14:paraId="3610D234" w14:textId="77777777" w:rsidR="008D3C17" w:rsidRDefault="00000000" w:rsidP="005A008E">
      <w:pPr>
        <w:pStyle w:val="BodyText"/>
        <w:spacing w:line="360" w:lineRule="auto"/>
      </w:pPr>
      <w:r>
        <w:t xml:space="preserve">The first sub-problem is </w:t>
      </w:r>
      <w:r>
        <w:rPr>
          <w:i/>
          <w:iCs/>
        </w:rPr>
        <w:t>domain-specific entity recognition</w:t>
      </w:r>
      <w:r>
        <w:t>. Generic NER models trained on European or North American news corpora do not consistently recognise the actors, places, and casualty descriptions that characterise African conflict reporting. Boko Haram, JNIM, the Allied Democratic Forces, Fano, Anti-Balaka, the Rapid Support Forces — these are not entities a generic model has seen during pre-training, and the closest matches it can find in its vocabulary are usually wrong. Off-the-shelf models also do not distinguish the actor, victim, action, and casualty roles that an operational analyst actually uses. The implication: a model fine-tuned on annotated African conflict text, supported by a grounded annotation schema that captures the operationally relevant entity types and excludes those that cannot be reliably grounded.</w:t>
      </w:r>
    </w:p>
    <w:p w14:paraId="3E5CD6AE" w14:textId="77777777" w:rsidR="008D3C17" w:rsidRDefault="00000000" w:rsidP="005A008E">
      <w:pPr>
        <w:pStyle w:val="BodyText"/>
        <w:spacing w:line="360" w:lineRule="auto"/>
      </w:pPr>
      <w:r>
        <w:t xml:space="preserve">The second is </w:t>
      </w:r>
      <w:r>
        <w:rPr>
          <w:i/>
          <w:iCs/>
        </w:rPr>
        <w:t>severe class imbalance</w:t>
      </w:r>
      <w:r>
        <w:t xml:space="preserve">. In the annotated corpus, roughly seventy-eight percent of all tokens carry the outside (O) label. Of the remaining twenty-two percent that </w:t>
      </w:r>
      <w:r>
        <w:lastRenderedPageBreak/>
        <w:t>are actual entities, ACTOR, CITY, DATE, REGION, and DISTRICT account for the bulk; VICTIM, ACTION, and CASUALTIES — the entities an analyst cares about most operationally — make up only single digits each. A naive cross-entropy fine-tune on this distribution will report deceptively high overall accuracy while quietly under-recovering exactly the rare classes that matter. The implication: a loss function and sampling strategy that compensate explicitly for the imbalance.</w:t>
      </w:r>
    </w:p>
    <w:p w14:paraId="0AA4971F" w14:textId="77777777" w:rsidR="008D3C17" w:rsidRDefault="00000000" w:rsidP="005A008E">
      <w:pPr>
        <w:pStyle w:val="BodyText"/>
        <w:spacing w:line="360" w:lineRule="auto"/>
      </w:pPr>
      <w:r>
        <w:t xml:space="preserve">The third is </w:t>
      </w:r>
      <w:r>
        <w:rPr>
          <w:i/>
          <w:iCs/>
        </w:rPr>
        <w:t>operational packaging</w:t>
      </w:r>
      <w:r>
        <w:t>. A trained model on its own is not an operational capability. To be useful, the model has to be exposed through a documented API, paired with a curated knowledge base, embedded in a workflow that supports article ingestion, event storage, and analytics, and operable by users who are not machine learning specialists. Most prior academic work on event extraction in the African context stops at the model boundary — the model is published, the operational layer is not. This thesis treats operational packaging as a first-class research output, not as an implementation footnote.</w:t>
      </w:r>
    </w:p>
    <w:p w14:paraId="674645CB" w14:textId="77777777" w:rsidR="008D3C17" w:rsidRDefault="00000000">
      <w:pPr>
        <w:pStyle w:val="Heading3"/>
        <w:pPrChange w:id="334" w:author="Accreditation" w:date="2026-05-20T15:46:00Z" w16du:dateUtc="2026-05-20T12:46:00Z">
          <w:pPr>
            <w:pStyle w:val="Heading3"/>
            <w:spacing w:line="360" w:lineRule="auto"/>
          </w:pPr>
        </w:pPrChange>
      </w:pPr>
      <w:bookmarkStart w:id="335" w:name="research-questions"/>
      <w:r>
        <w:t>Research Questions</w:t>
      </w:r>
    </w:p>
    <w:p w14:paraId="0DF06C2B" w14:textId="77777777" w:rsidR="008D3C17" w:rsidRDefault="00000000" w:rsidP="005A008E">
      <w:pPr>
        <w:pStyle w:val="FirstParagraph"/>
        <w:spacing w:line="360" w:lineRule="auto"/>
      </w:pPr>
      <w:r>
        <w:t>The three sub-problems above are pursued through the following research questions.</w:t>
      </w:r>
    </w:p>
    <w:p w14:paraId="5B7264EB" w14:textId="77777777" w:rsidR="008D3C17" w:rsidRDefault="00000000" w:rsidP="005A008E">
      <w:pPr>
        <w:pStyle w:val="Compact"/>
        <w:numPr>
          <w:ilvl w:val="0"/>
          <w:numId w:val="2"/>
        </w:numPr>
        <w:spacing w:line="360" w:lineRule="auto"/>
      </w:pPr>
      <w:r>
        <w:t>Which entity types in African violent-event news reports can be reliably grounded in source text, and what is an appropriate BIO schema for fine-tuning a BERT model on those entities?</w:t>
      </w:r>
    </w:p>
    <w:p w14:paraId="4E966728" w14:textId="77777777" w:rsidR="008D3C17" w:rsidRDefault="00000000" w:rsidP="005A008E">
      <w:pPr>
        <w:pStyle w:val="Compact"/>
        <w:numPr>
          <w:ilvl w:val="0"/>
          <w:numId w:val="2"/>
        </w:numPr>
        <w:spacing w:line="360" w:lineRule="auto"/>
      </w:pPr>
      <w:r>
        <w:t>How effectively can a fine-tuned BERT model recognise the chosen entities, and what loss function and sampling strategy produce the most balanced per-entity performance under severe class imbalance?</w:t>
      </w:r>
    </w:p>
    <w:p w14:paraId="7B0056EC" w14:textId="77777777" w:rsidR="008D3C17" w:rsidRDefault="00000000" w:rsidP="005A008E">
      <w:pPr>
        <w:pStyle w:val="Compact"/>
        <w:numPr>
          <w:ilvl w:val="0"/>
          <w:numId w:val="2"/>
        </w:numPr>
        <w:spacing w:line="360" w:lineRule="auto"/>
      </w:pPr>
      <w:r>
        <w:t>To what extent does a curated knowledge base of African armed groups, conflict locations, and a hierarchical taxonomy improve the trustworthiness and downstream utility of the extracted records?</w:t>
      </w:r>
    </w:p>
    <w:p w14:paraId="5713A36E" w14:textId="77777777" w:rsidR="008D3C17" w:rsidRDefault="00000000" w:rsidP="005A008E">
      <w:pPr>
        <w:pStyle w:val="Compact"/>
        <w:numPr>
          <w:ilvl w:val="0"/>
          <w:numId w:val="2"/>
        </w:numPr>
        <w:spacing w:line="360" w:lineRule="auto"/>
      </w:pPr>
      <w:r>
        <w:t>What system architecture allows the model, the knowledge base, and the analytics layer to be operated together by users without machine learning expertise?</w:t>
      </w:r>
    </w:p>
    <w:p w14:paraId="27718B01" w14:textId="77777777" w:rsidR="008D3C17" w:rsidRDefault="00000000" w:rsidP="005A008E">
      <w:pPr>
        <w:pStyle w:val="Heading3"/>
        <w:spacing w:line="360" w:lineRule="auto"/>
      </w:pPr>
      <w:bookmarkStart w:id="336" w:name="significance-of-the-study"/>
      <w:bookmarkEnd w:id="335"/>
      <w:r>
        <w:lastRenderedPageBreak/>
        <w:t>Significance of the Study</w:t>
      </w:r>
    </w:p>
    <w:p w14:paraId="49EE693F" w14:textId="11545D43" w:rsidR="008D3C17" w:rsidRDefault="00000000" w:rsidP="005A008E">
      <w:pPr>
        <w:pStyle w:val="FirstParagraph"/>
        <w:spacing w:line="360" w:lineRule="auto"/>
      </w:pPr>
      <w:r>
        <w:t xml:space="preserve">The most direct significance is operational. Analyst time at AU-CEWS is, as </w:t>
      </w:r>
      <w:del w:id="337" w:author="Accreditation" w:date="2026-05-20T15:46:00Z" w16du:dateUtc="2026-05-20T12:46:00Z">
        <w:r w:rsidDel="00C22A33">
          <w:delText>§</w:delText>
        </w:r>
      </w:del>
      <w:ins w:id="338" w:author="Accreditation" w:date="2026-05-20T15:46:00Z" w16du:dateUtc="2026-05-20T12:46:00Z">
        <w:r w:rsidR="00C22A33">
          <w:t xml:space="preserve">Section </w:t>
        </w:r>
      </w:ins>
      <w:r>
        <w:t>1.2 argued, the binding constraint on continental situation awareness during fast-moving crises; even a partial reduction in the cost of producing a structured event record translates almost one to one into faster, broader, and more consistent monitoring. That is the case for building VioNER at all.</w:t>
      </w:r>
    </w:p>
    <w:p w14:paraId="5A488574" w14:textId="77777777" w:rsidR="008D3C17" w:rsidRDefault="00000000" w:rsidP="005A008E">
      <w:pPr>
        <w:pStyle w:val="BodyText"/>
        <w:spacing w:line="360" w:lineRule="auto"/>
      </w:pPr>
      <w:r>
        <w:t>The methodological contribution is the combination, rather than any single ingredient. Grounded supervision, focal loss with class weighting, and a curated domain knowledge base used both for validation and enrichment have each been studied in isolation; to the best of my knowledge they have not been combined and reported together on African violent-event extraction at this scale. The methodology is documented in detail through Chapters 4 and 5 so that it can be reproduced or adapted.</w:t>
      </w:r>
    </w:p>
    <w:p w14:paraId="2B349EBD" w14:textId="77777777" w:rsidR="008D3C17" w:rsidRDefault="00000000" w:rsidP="005A008E">
      <w:pPr>
        <w:pStyle w:val="BodyText"/>
        <w:spacing w:line="360" w:lineRule="auto"/>
      </w:pPr>
      <w:r>
        <w:t>Finally, the artefacts themselves have a life beyond this thesis. The four-level taxonomy, the eight-entity annotation schema, and the curated knowledge base of African armed groups and conflict-affected cities are reusable; another researcher working on humanitarian protection, conflict early warning, or peace and security analysis should be able to pick any of them up without rebuilding from scratch.</w:t>
      </w:r>
    </w:p>
    <w:p w14:paraId="1CBA8C35" w14:textId="62D8C1DF" w:rsidR="008D3C17" w:rsidRDefault="00000000" w:rsidP="005A008E">
      <w:pPr>
        <w:pStyle w:val="Heading2"/>
        <w:spacing w:line="360" w:lineRule="auto"/>
      </w:pPr>
      <w:bookmarkStart w:id="339" w:name="objectives"/>
      <w:bookmarkEnd w:id="332"/>
      <w:bookmarkEnd w:id="336"/>
      <w:del w:id="340" w:author="Accreditation" w:date="2026-05-20T15:48:00Z" w16du:dateUtc="2026-05-20T12:48:00Z">
        <w:r w:rsidDel="00C22A33">
          <w:delText xml:space="preserve">1.4 </w:delText>
        </w:r>
      </w:del>
      <w:r>
        <w:t>Objectives</w:t>
      </w:r>
    </w:p>
    <w:p w14:paraId="3BA19509" w14:textId="77777777" w:rsidR="008D3C17" w:rsidRDefault="00000000" w:rsidP="005A008E">
      <w:pPr>
        <w:pStyle w:val="Heading3"/>
        <w:spacing w:line="360" w:lineRule="auto"/>
      </w:pPr>
      <w:bookmarkStart w:id="341" w:name="general-objective"/>
      <w:r>
        <w:t>General Objective</w:t>
      </w:r>
    </w:p>
    <w:p w14:paraId="40DF548F" w14:textId="77777777" w:rsidR="008D3C17" w:rsidRDefault="00000000" w:rsidP="005A008E">
      <w:pPr>
        <w:pStyle w:val="FirstParagraph"/>
        <w:spacing w:line="360" w:lineRule="auto"/>
      </w:pPr>
      <w:r>
        <w:t>The general objective of this research is to design, implement, and evaluate VioNER, an integrated system that extracts 5W1H attributes of violent events from African English-language news reports through fine-tuned BERT-based named entity recognition, supports those extractions with a curated knowledge base and hierarchical taxonomy, and exposes the full capability through a documented web platform.</w:t>
      </w:r>
    </w:p>
    <w:p w14:paraId="52BBC711" w14:textId="77777777" w:rsidR="008D3C17" w:rsidRDefault="00000000" w:rsidP="005A008E">
      <w:pPr>
        <w:pStyle w:val="Heading3"/>
        <w:spacing w:line="360" w:lineRule="auto"/>
      </w:pPr>
      <w:bookmarkStart w:id="342" w:name="specific-objectives"/>
      <w:bookmarkEnd w:id="341"/>
      <w:r>
        <w:lastRenderedPageBreak/>
        <w:t>Specific Objectives</w:t>
      </w:r>
    </w:p>
    <w:p w14:paraId="08D0BE35" w14:textId="77777777" w:rsidR="008D3C17" w:rsidRDefault="00000000" w:rsidP="005A008E">
      <w:pPr>
        <w:pStyle w:val="FirstParagraph"/>
        <w:spacing w:line="360" w:lineRule="auto"/>
      </w:pPr>
      <w:r>
        <w:t>Translating the general objective into concrete deliverables, the work breaks down as follows.</w:t>
      </w:r>
    </w:p>
    <w:p w14:paraId="4B1DA15D" w14:textId="77777777" w:rsidR="008D3C17" w:rsidRDefault="00000000" w:rsidP="005A008E">
      <w:pPr>
        <w:pStyle w:val="Compact"/>
        <w:numPr>
          <w:ilvl w:val="0"/>
          <w:numId w:val="3"/>
        </w:numPr>
        <w:spacing w:line="360" w:lineRule="auto"/>
      </w:pPr>
      <w:r>
        <w:t>Survey the literature on information extraction, event extraction, named entity recognition, and transformer-based language models, alongside the conflict-event-coding tradition, and locate the present work against both bodies of work.</w:t>
      </w:r>
    </w:p>
    <w:p w14:paraId="4AC449C5" w14:textId="77777777" w:rsidR="008D3C17" w:rsidRDefault="00000000" w:rsidP="005A008E">
      <w:pPr>
        <w:pStyle w:val="Compact"/>
        <w:numPr>
          <w:ilvl w:val="0"/>
          <w:numId w:val="3"/>
        </w:numPr>
        <w:spacing w:line="360" w:lineRule="auto"/>
      </w:pPr>
      <w:r>
        <w:t>Settle on a BIO schema. I land on eight entities — ACTOR, VICTIM, ACTION, DATE, REGION, CITY, DISTRICT, CASUALTIES — chosen for how reliably each can be grounded in the source text rather than for theoretical neatness. Each comes with explicit inclusion and exclusion rules.</w:t>
      </w:r>
    </w:p>
    <w:p w14:paraId="674EF45D" w14:textId="77777777" w:rsidR="008D3C17" w:rsidRDefault="00000000" w:rsidP="005A008E">
      <w:pPr>
        <w:pStyle w:val="Compact"/>
        <w:numPr>
          <w:ilvl w:val="0"/>
          <w:numId w:val="3"/>
        </w:numPr>
        <w:spacing w:line="360" w:lineRule="auto"/>
      </w:pPr>
      <w:r>
        <w:t>Build a four-level taxonomy of violent events that fits African conflict patterns. The result has roughly ninety-five terminal categories. Where two categories overlap or shade into each other, the taxonomy carries an explicit decision rule rather than leaving the choice to the annotator’s intuition.</w:t>
      </w:r>
    </w:p>
    <w:p w14:paraId="5B017FE8" w14:textId="77777777" w:rsidR="008D3C17" w:rsidRDefault="00000000" w:rsidP="005A008E">
      <w:pPr>
        <w:pStyle w:val="Compact"/>
        <w:numPr>
          <w:ilvl w:val="0"/>
          <w:numId w:val="3"/>
        </w:numPr>
        <w:spacing w:line="360" w:lineRule="auto"/>
      </w:pPr>
      <w:r>
        <w:t>Assemble the training corpus. Around fifty thousand examples, pulled from ACLED event descriptions, with two-stage construction: stratified diversity sampling first, then template-based augmentation to plug vocabulary gaps and lift the rare classes off the floor.</w:t>
      </w:r>
    </w:p>
    <w:p w14:paraId="6394C53D" w14:textId="77777777" w:rsidR="008D3C17" w:rsidRDefault="00000000" w:rsidP="005A008E">
      <w:pPr>
        <w:pStyle w:val="Compact"/>
        <w:numPr>
          <w:ilvl w:val="0"/>
          <w:numId w:val="3"/>
        </w:numPr>
        <w:spacing w:line="360" w:lineRule="auto"/>
      </w:pPr>
      <w:r>
        <w:t xml:space="preserve">Build the training pipeline. A </w:t>
      </w:r>
      <w:r>
        <w:rPr>
          <w:rStyle w:val="VerbatimChar"/>
        </w:rPr>
        <w:t>bert-base-cased</w:t>
      </w:r>
      <w:r>
        <w:t xml:space="preserve"> fine-tune driven by focal loss with inverse-frequency class weighting, gradient clipping, a warmup-plus-plateau learning-rate schedule, and early stopping on validation loss.</w:t>
      </w:r>
    </w:p>
    <w:p w14:paraId="5D5FACD2" w14:textId="77777777" w:rsidR="008D3C17" w:rsidRDefault="00000000" w:rsidP="005A008E">
      <w:pPr>
        <w:pStyle w:val="Compact"/>
        <w:numPr>
          <w:ilvl w:val="0"/>
          <w:numId w:val="3"/>
        </w:numPr>
        <w:spacing w:line="360" w:lineRule="auto"/>
      </w:pPr>
      <w:r>
        <w:t>Curate the knowledge base — African armed groups, conflict cities and regions, weapon types, and the four-level taxonomy itself — and wire it into the pipeline as a validation layer that sits on top of the raw NER output rather than inside the model.</w:t>
      </w:r>
    </w:p>
    <w:p w14:paraId="3A75D133" w14:textId="77777777" w:rsidR="008D3C17" w:rsidRDefault="00000000" w:rsidP="005A008E">
      <w:pPr>
        <w:pStyle w:val="Compact"/>
        <w:numPr>
          <w:ilvl w:val="0"/>
          <w:numId w:val="3"/>
        </w:numPr>
        <w:spacing w:line="360" w:lineRule="auto"/>
      </w:pPr>
      <w:r>
        <w:t>Stand up the back-end. A FastAPI service exposes the trained model and the KB through routes covering training management, inference, event storage, analytics, and KB administration.</w:t>
      </w:r>
    </w:p>
    <w:p w14:paraId="54E7745B" w14:textId="77777777" w:rsidR="008D3C17" w:rsidRDefault="00000000" w:rsidP="005A008E">
      <w:pPr>
        <w:pStyle w:val="Compact"/>
        <w:numPr>
          <w:ilvl w:val="0"/>
          <w:numId w:val="3"/>
        </w:numPr>
        <w:spacing w:line="360" w:lineRule="auto"/>
      </w:pPr>
      <w:r>
        <w:lastRenderedPageBreak/>
        <w:t>Stand up the front-end too. A React application that lets a non-expert user fine-tune models, run inference on documents, browse the stored events, and read the analytics views, without having to know what a checkpoint is.</w:t>
      </w:r>
    </w:p>
    <w:p w14:paraId="4E67B74D" w14:textId="77777777" w:rsidR="008D3C17" w:rsidRDefault="00000000" w:rsidP="005A008E">
      <w:pPr>
        <w:pStyle w:val="Compact"/>
        <w:numPr>
          <w:ilvl w:val="0"/>
          <w:numId w:val="3"/>
        </w:numPr>
        <w:spacing w:line="360" w:lineRule="auto"/>
      </w:pPr>
      <w:r>
        <w:t>Evaluate end to end. The held-out validation split gives the headline metrics; a handful of real-world articles give the qualitative check; the user-acceptance test gives the third perspective. All three are reported.</w:t>
      </w:r>
    </w:p>
    <w:p w14:paraId="7BEFE28E" w14:textId="77777777" w:rsidR="008D3C17" w:rsidRDefault="00000000" w:rsidP="005A008E">
      <w:pPr>
        <w:pStyle w:val="Compact"/>
        <w:numPr>
          <w:ilvl w:val="0"/>
          <w:numId w:val="3"/>
        </w:numPr>
        <w:spacing w:line="360" w:lineRule="auto"/>
      </w:pPr>
      <w:r>
        <w:t>Acknowledge what the current implementation cannot do, and lay out a concrete future-work programme — including learned hierarchical classification at inference time and natural-language question answering against the event store.</w:t>
      </w:r>
    </w:p>
    <w:p w14:paraId="3CD35CC5" w14:textId="7E48691B" w:rsidR="008D3C17" w:rsidRDefault="00000000" w:rsidP="005A008E">
      <w:pPr>
        <w:pStyle w:val="Heading2"/>
        <w:spacing w:line="360" w:lineRule="auto"/>
      </w:pPr>
      <w:bookmarkStart w:id="343" w:name="methods"/>
      <w:bookmarkEnd w:id="339"/>
      <w:bookmarkEnd w:id="342"/>
      <w:del w:id="344" w:author="Accreditation" w:date="2026-05-20T15:48:00Z" w16du:dateUtc="2026-05-20T12:48:00Z">
        <w:r w:rsidDel="00C22A33">
          <w:delText xml:space="preserve">1.5 </w:delText>
        </w:r>
      </w:del>
      <w:r>
        <w:t>Methods</w:t>
      </w:r>
    </w:p>
    <w:p w14:paraId="139ABCB9" w14:textId="77777777" w:rsidR="008D3C17" w:rsidRDefault="00000000" w:rsidP="005A008E">
      <w:pPr>
        <w:pStyle w:val="FirstParagraph"/>
        <w:spacing w:line="360" w:lineRule="auto"/>
      </w:pPr>
      <w:r>
        <w:t>The methodological frame is design science [13]: build the artefact iteratively, evaluate it empirically at each stage, let the lessons of one iteration shape the next, and control for over-fitting throughout with held-out data. Below is the plan in prose. Chapters 4 and 5 will give the technical detail.</w:t>
      </w:r>
    </w:p>
    <w:p w14:paraId="3246BFCD" w14:textId="77777777" w:rsidR="008D3C17" w:rsidRDefault="00000000" w:rsidP="005A008E">
      <w:pPr>
        <w:pStyle w:val="BodyText"/>
        <w:spacing w:line="360" w:lineRule="auto"/>
      </w:pPr>
      <w:r>
        <w:t>The work will begin with the annotation schema. The starting point will be the twenty-six-type schema in the proposal, refined through a pilot study in which a sample of articles will be annotated by hand to measure the proportion of each entity type that can be located verbatim in source text. Entity types whose grounding rate falls below an acceptable threshold will be dropped from the NER schema and recovered downstream by post-processing — concretely, EVENT_TYPE will be reconstructed by the taxonomy classifier from the action verb plus context, and COUNTRY by a knowledge-base look-up from the most specific WHERE entity. The result will be a narrower schema in which every entity type can be reliably supervised.</w:t>
      </w:r>
    </w:p>
    <w:p w14:paraId="5F38F6F5" w14:textId="77777777" w:rsidR="008D3C17" w:rsidRDefault="00000000" w:rsidP="005A008E">
      <w:pPr>
        <w:pStyle w:val="BodyText"/>
        <w:spacing w:line="360" w:lineRule="auto"/>
      </w:pPr>
      <w:r>
        <w:t xml:space="preserve">The training corpus will come from the ACLED open data export. Records will be tokenised, BIO-labelled by projecting the structured ACLED columns onto the free-text notes, and reduced from the full 212,000-event pool to a smaller, more diverse subset by stratified sampling that over-represents the rare entity types. Template-based augmentation will add </w:t>
      </w:r>
      <w:r>
        <w:lastRenderedPageBreak/>
        <w:t>roughly fifteen thousand synthetic examples to cover vocabulary that ACLED notes do not (active-voice action verbs, descriptive victim phrasings). The combined corpus will be split eighty / twenty into training and validation, with stratification on entity-type presence.</w:t>
      </w:r>
    </w:p>
    <w:p w14:paraId="27670CE4" w14:textId="77777777" w:rsidR="008D3C17" w:rsidRDefault="00000000" w:rsidP="005A008E">
      <w:pPr>
        <w:pStyle w:val="BodyText"/>
        <w:spacing w:line="360" w:lineRule="auto"/>
      </w:pPr>
      <w:r>
        <w:t xml:space="preserve">The model itself will be a fine-tuned </w:t>
      </w:r>
      <w:r>
        <w:rPr>
          <w:rStyle w:val="VerbatimChar"/>
        </w:rPr>
        <w:t>bert-base-cased</w:t>
      </w:r>
      <w:r>
        <w:t xml:space="preserve"> with a seventeen-label token-classification head, trained under AdamW with linear warm-up, ReduceLROnPlateau scheduling, gradient clipping, and focal loss with inverse-frequency class weights. Sub-word labels will be aligned by carrying the first sub-word’s label to subsequent sub-words and explicitly handling the B- to I- transition.</w:t>
      </w:r>
    </w:p>
    <w:p w14:paraId="37665248" w14:textId="77777777" w:rsidR="008D3C17" w:rsidRDefault="00000000" w:rsidP="005A008E">
      <w:pPr>
        <w:pStyle w:val="BodyText"/>
        <w:spacing w:line="360" w:lineRule="auto"/>
      </w:pPr>
      <w:r>
        <w:t>A curated knowledge base of African armed groups, conflict-affected cities, and weapon categories will be loaded at inference time and used for two purposes. First, validation: it will confirm or flag extracted entities against curated reference data. Second, enrichment: it will attach canonical names, country of operation, and group type to matched entities. Mismatches between an actor’s known country of operation and the location extracted from the same sentence will lower the event’s overall confidence score and surface it for analyst review.</w:t>
      </w:r>
    </w:p>
    <w:p w14:paraId="6B6F6A9F" w14:textId="77777777" w:rsidR="008D3C17" w:rsidRDefault="00000000" w:rsidP="005A008E">
      <w:pPr>
        <w:pStyle w:val="BodyText"/>
        <w:spacing w:line="360" w:lineRule="auto"/>
      </w:pPr>
      <w:r>
        <w:t>The full system will be packaged behind a FastAPI service, a PostgreSQL event store, and a React/TypeScript front-end that covers training, inference, event management, and analytics. The whole stack will run under Docker Compose.</w:t>
      </w:r>
    </w:p>
    <w:p w14:paraId="2C5A4721" w14:textId="77777777" w:rsidR="008D3C17" w:rsidRDefault="00000000" w:rsidP="005A008E">
      <w:pPr>
        <w:pStyle w:val="BodyText"/>
        <w:spacing w:line="360" w:lineRule="auto"/>
      </w:pPr>
      <w:r>
        <w:t>Finally, the system will be evaluated against a held-out validation set with token-level accuracy and span-level precision, recall, and F1 per entity; against a small set of representative real-world news articles by qualitative inspection; and by user acceptance testing with a small group of representative users. End-to-end inference latency will be measured on the same hardware used for training.</w:t>
      </w:r>
    </w:p>
    <w:p w14:paraId="1E679016" w14:textId="6F55D7AF" w:rsidR="008D3C17" w:rsidRDefault="00000000" w:rsidP="005A008E">
      <w:pPr>
        <w:pStyle w:val="Heading2"/>
        <w:spacing w:line="360" w:lineRule="auto"/>
      </w:pPr>
      <w:bookmarkStart w:id="345" w:name="scope-and-limitations"/>
      <w:bookmarkEnd w:id="343"/>
      <w:del w:id="346" w:author="Accreditation" w:date="2026-05-20T15:48:00Z" w16du:dateUtc="2026-05-20T12:48:00Z">
        <w:r w:rsidDel="00C22A33">
          <w:lastRenderedPageBreak/>
          <w:delText xml:space="preserve">1.6 </w:delText>
        </w:r>
      </w:del>
      <w:r>
        <w:t>Scope and Limitations</w:t>
      </w:r>
    </w:p>
    <w:p w14:paraId="060F6055" w14:textId="3C29B9F2" w:rsidR="008D3C17" w:rsidRDefault="00C22A33" w:rsidP="005A008E">
      <w:pPr>
        <w:pStyle w:val="Heading3"/>
        <w:spacing w:line="360" w:lineRule="auto"/>
      </w:pPr>
      <w:bookmarkStart w:id="347" w:name="scope"/>
      <w:ins w:id="348" w:author="Accreditation" w:date="2026-05-20T15:48:00Z" w16du:dateUtc="2026-05-20T12:48:00Z">
        <w:r>
          <w:t xml:space="preserve">In </w:t>
        </w:r>
      </w:ins>
      <w:r>
        <w:t>Scope</w:t>
      </w:r>
    </w:p>
    <w:p w14:paraId="16EF432C" w14:textId="77777777" w:rsidR="008D3C17" w:rsidRDefault="00000000" w:rsidP="005A008E">
      <w:pPr>
        <w:pStyle w:val="FirstParagraph"/>
        <w:spacing w:line="360" w:lineRule="auto"/>
      </w:pPr>
      <w:r>
        <w:t>The thesis addresses the extraction of 5W1H attributes from English-language news reports describing violent events in the African context. The artefact delivered comprises:</w:t>
      </w:r>
    </w:p>
    <w:p w14:paraId="73F09B7D" w14:textId="77777777" w:rsidR="008D3C17" w:rsidRDefault="00000000" w:rsidP="005A008E">
      <w:pPr>
        <w:pStyle w:val="Compact"/>
        <w:numPr>
          <w:ilvl w:val="0"/>
          <w:numId w:val="4"/>
        </w:numPr>
        <w:spacing w:line="360" w:lineRule="auto"/>
      </w:pPr>
      <w:r>
        <w:t xml:space="preserve">A fine-tuned </w:t>
      </w:r>
      <w:r>
        <w:rPr>
          <w:rStyle w:val="VerbatimChar"/>
        </w:rPr>
        <w:t>bert-base-cased</w:t>
      </w:r>
      <w:r>
        <w:t xml:space="preserve"> model for token classification across the eight-entity BIO schema described above.</w:t>
      </w:r>
    </w:p>
    <w:p w14:paraId="708A0690" w14:textId="77777777" w:rsidR="008D3C17" w:rsidRDefault="00000000" w:rsidP="005A008E">
      <w:pPr>
        <w:pStyle w:val="Compact"/>
        <w:numPr>
          <w:ilvl w:val="0"/>
          <w:numId w:val="4"/>
        </w:numPr>
        <w:spacing w:line="360" w:lineRule="auto"/>
      </w:pPr>
      <w:r>
        <w:t>A four-level hierarchical taxonomy of African violent events with approximately ninety-five terminal categories.</w:t>
      </w:r>
    </w:p>
    <w:p w14:paraId="7A2AC1C3" w14:textId="77777777" w:rsidR="008D3C17" w:rsidRDefault="00000000" w:rsidP="005A008E">
      <w:pPr>
        <w:pStyle w:val="Compact"/>
        <w:numPr>
          <w:ilvl w:val="0"/>
          <w:numId w:val="4"/>
        </w:numPr>
        <w:spacing w:line="360" w:lineRule="auto"/>
      </w:pPr>
      <w:r>
        <w:t>A knowledge base of African armed groups, conflict-affected cities, and weapons.</w:t>
      </w:r>
    </w:p>
    <w:p w14:paraId="555854FE" w14:textId="77777777" w:rsidR="008D3C17" w:rsidRDefault="00000000" w:rsidP="005A008E">
      <w:pPr>
        <w:pStyle w:val="Compact"/>
        <w:numPr>
          <w:ilvl w:val="0"/>
          <w:numId w:val="4"/>
        </w:numPr>
        <w:spacing w:line="360" w:lineRule="auto"/>
      </w:pPr>
      <w:r>
        <w:t>A FastAPI service exposing training, inference, event storage, analytics, and knowledge-base management.</w:t>
      </w:r>
    </w:p>
    <w:p w14:paraId="38C1778E" w14:textId="77777777" w:rsidR="008D3C17" w:rsidRDefault="00000000" w:rsidP="005A008E">
      <w:pPr>
        <w:pStyle w:val="Compact"/>
        <w:numPr>
          <w:ilvl w:val="0"/>
          <w:numId w:val="4"/>
        </w:numPr>
        <w:spacing w:line="360" w:lineRule="auto"/>
      </w:pPr>
      <w:r>
        <w:t>A React/TypeScript front-end allowing users to run training jobs, perform inference, manage events, and view analytics.</w:t>
      </w:r>
    </w:p>
    <w:p w14:paraId="71144FE9" w14:textId="77777777" w:rsidR="008D3C17" w:rsidRDefault="00000000" w:rsidP="005A008E">
      <w:pPr>
        <w:pStyle w:val="Compact"/>
        <w:numPr>
          <w:ilvl w:val="0"/>
          <w:numId w:val="4"/>
        </w:numPr>
        <w:spacing w:line="360" w:lineRule="auto"/>
      </w:pPr>
      <w:r>
        <w:t>A reproducible Docker-based deployment.</w:t>
      </w:r>
    </w:p>
    <w:p w14:paraId="334A88DE" w14:textId="77777777" w:rsidR="008D3C17" w:rsidRDefault="00000000" w:rsidP="005A008E">
      <w:pPr>
        <w:pStyle w:val="Heading3"/>
        <w:spacing w:line="360" w:lineRule="auto"/>
      </w:pPr>
      <w:bookmarkStart w:id="349" w:name="out-of-scope"/>
      <w:bookmarkEnd w:id="347"/>
      <w:r>
        <w:t>Out of Scope</w:t>
      </w:r>
    </w:p>
    <w:p w14:paraId="4D7183CA" w14:textId="77777777" w:rsidR="008D3C17" w:rsidRDefault="00000000" w:rsidP="005A008E">
      <w:pPr>
        <w:pStyle w:val="FirstParagraph"/>
        <w:spacing w:line="360" w:lineRule="auto"/>
      </w:pPr>
      <w:r>
        <w:t>The following are explicitly outside the scope of this thesis but are identified as priority future work in Chapter 7.</w:t>
      </w:r>
    </w:p>
    <w:p w14:paraId="16D9BFBE" w14:textId="77777777" w:rsidR="008D3C17" w:rsidRDefault="00000000" w:rsidP="005A008E">
      <w:pPr>
        <w:pStyle w:val="Compact"/>
        <w:numPr>
          <w:ilvl w:val="0"/>
          <w:numId w:val="5"/>
        </w:numPr>
        <w:spacing w:line="360" w:lineRule="auto"/>
      </w:pPr>
      <w:r>
        <w:t>Multilingual extraction. The model and pipeline target English text only. Arabic, French, Portuguese, Amharic, Swahili, and other African languages are out of scope.</w:t>
      </w:r>
    </w:p>
    <w:p w14:paraId="3A9D89F5" w14:textId="77777777" w:rsidR="008D3C17" w:rsidRDefault="00000000" w:rsidP="005A008E">
      <w:pPr>
        <w:pStyle w:val="Compact"/>
        <w:numPr>
          <w:ilvl w:val="0"/>
          <w:numId w:val="5"/>
        </w:numPr>
        <w:spacing w:line="360" w:lineRule="auto"/>
      </w:pPr>
      <w:r>
        <w:t>Real-time stream processing. Articles are processed on demand or in batch; the system does not target sub-second pipeline latency at scale.</w:t>
      </w:r>
    </w:p>
    <w:p w14:paraId="48C23CBE" w14:textId="77777777" w:rsidR="008D3C17" w:rsidRDefault="00000000" w:rsidP="005A008E">
      <w:pPr>
        <w:pStyle w:val="Compact"/>
        <w:numPr>
          <w:ilvl w:val="0"/>
          <w:numId w:val="5"/>
        </w:numPr>
        <w:spacing w:line="360" w:lineRule="auto"/>
      </w:pPr>
      <w:r>
        <w:t>Predictive forecasting of future violence from extracted records.</w:t>
      </w:r>
    </w:p>
    <w:p w14:paraId="5EA11C77" w14:textId="77777777" w:rsidR="008D3C17" w:rsidRDefault="00000000" w:rsidP="005A008E">
      <w:pPr>
        <w:pStyle w:val="Compact"/>
        <w:numPr>
          <w:ilvl w:val="0"/>
          <w:numId w:val="5"/>
        </w:numPr>
        <w:spacing w:line="360" w:lineRule="auto"/>
      </w:pPr>
      <w:r>
        <w:t>Automatic ingestion of news from third-party feeds. Articles are uploaded or submitted manually for inference.</w:t>
      </w:r>
    </w:p>
    <w:p w14:paraId="65CDDA18" w14:textId="77777777" w:rsidR="008D3C17" w:rsidRDefault="00000000" w:rsidP="005A008E">
      <w:pPr>
        <w:pStyle w:val="Compact"/>
        <w:numPr>
          <w:ilvl w:val="0"/>
          <w:numId w:val="5"/>
        </w:numPr>
        <w:spacing w:line="360" w:lineRule="auto"/>
      </w:pPr>
      <w:r>
        <w:lastRenderedPageBreak/>
        <w:t>Natural-language question answering against the event store. Queries are formulated through structured filters in the analytics interface, not free-text questions.</w:t>
      </w:r>
    </w:p>
    <w:p w14:paraId="2534B4E5" w14:textId="77777777" w:rsidR="008D3C17" w:rsidRDefault="00000000" w:rsidP="005A008E">
      <w:pPr>
        <w:pStyle w:val="Compact"/>
        <w:numPr>
          <w:ilvl w:val="0"/>
          <w:numId w:val="5"/>
        </w:numPr>
        <w:spacing w:line="360" w:lineRule="auto"/>
      </w:pPr>
      <w:r>
        <w:t>Hierarchical event classification by a learned classifier. The taxonomy is applied through deterministic post-NER rules informed by knowledge-base look-ups; a supervised hierarchical classifier is identified as future work.</w:t>
      </w:r>
    </w:p>
    <w:p w14:paraId="720C776D" w14:textId="77777777" w:rsidR="008D3C17" w:rsidRDefault="00000000" w:rsidP="005A008E">
      <w:pPr>
        <w:pStyle w:val="Compact"/>
        <w:numPr>
          <w:ilvl w:val="0"/>
          <w:numId w:val="5"/>
        </w:numPr>
        <w:spacing w:line="360" w:lineRule="auto"/>
      </w:pPr>
      <w:r>
        <w:t>Production-grade hardening (high availability, multi-region replication, advanced authentication, audit logging) beyond a research prototype.</w:t>
      </w:r>
    </w:p>
    <w:p w14:paraId="634E8050" w14:textId="77777777" w:rsidR="008D3C17" w:rsidRDefault="00000000" w:rsidP="005A008E">
      <w:pPr>
        <w:pStyle w:val="Heading3"/>
        <w:spacing w:line="360" w:lineRule="auto"/>
      </w:pPr>
      <w:bookmarkStart w:id="350" w:name="limitations"/>
      <w:bookmarkEnd w:id="349"/>
      <w:r>
        <w:t>Limitations</w:t>
      </w:r>
    </w:p>
    <w:p w14:paraId="559D76AC" w14:textId="77777777" w:rsidR="008D3C17" w:rsidRDefault="00000000" w:rsidP="005A008E">
      <w:pPr>
        <w:pStyle w:val="FirstParagraph"/>
        <w:spacing w:line="360" w:lineRule="auto"/>
      </w:pPr>
      <w:r>
        <w:t>The principal limitations of the work are the following.</w:t>
      </w:r>
    </w:p>
    <w:p w14:paraId="14DE76C2" w14:textId="77777777" w:rsidR="008D3C17" w:rsidRDefault="00000000" w:rsidP="005A008E">
      <w:pPr>
        <w:pStyle w:val="Compact"/>
        <w:numPr>
          <w:ilvl w:val="0"/>
          <w:numId w:val="6"/>
        </w:numPr>
        <w:spacing w:line="360" w:lineRule="auto"/>
      </w:pPr>
      <w:r>
        <w:rPr>
          <w:b/>
          <w:bCs/>
        </w:rPr>
        <w:t>Data domain.</w:t>
      </w:r>
      <w:r>
        <w:t xml:space="preserve"> The training data is dominated by ACLED-derived event descriptions, supplemented with template-based augmentation. ACLED descriptions are concise and follow distinctive stylistic conventions; full-length news articles may diverge in style and may require additional fine-tuning data.</w:t>
      </w:r>
    </w:p>
    <w:p w14:paraId="357EB4E3" w14:textId="77777777" w:rsidR="008D3C17" w:rsidRDefault="00000000" w:rsidP="005A008E">
      <w:pPr>
        <w:pStyle w:val="Compact"/>
        <w:numPr>
          <w:ilvl w:val="0"/>
          <w:numId w:val="6"/>
        </w:numPr>
        <w:spacing w:line="360" w:lineRule="auto"/>
      </w:pPr>
      <w:r>
        <w:rPr>
          <w:b/>
          <w:bCs/>
        </w:rPr>
        <w:t>Synthetic augmentation.</w:t>
      </w:r>
      <w:r>
        <w:t xml:space="preserve"> Approximately thirty percent of the training corpus is generated through templated augmentation. The templates were designed to mirror naturalistic constructions, but they remain narrower than the diversity of real reporting.</w:t>
      </w:r>
    </w:p>
    <w:p w14:paraId="58EE3C15" w14:textId="77777777" w:rsidR="008D3C17" w:rsidRDefault="00000000" w:rsidP="005A008E">
      <w:pPr>
        <w:pStyle w:val="Compact"/>
        <w:numPr>
          <w:ilvl w:val="0"/>
          <w:numId w:val="6"/>
        </w:numPr>
        <w:spacing w:line="360" w:lineRule="auto"/>
      </w:pPr>
      <w:r>
        <w:rPr>
          <w:b/>
          <w:bCs/>
        </w:rPr>
        <w:t>English only.</w:t>
      </w:r>
      <w:r>
        <w:t xml:space="preserve"> The system processes English text. A substantial share of African conflict reporting is in French, Arabic, Portuguese, and various African languages and is therefore not covered.</w:t>
      </w:r>
    </w:p>
    <w:p w14:paraId="4683E6BE" w14:textId="77777777" w:rsidR="008D3C17" w:rsidRDefault="00000000" w:rsidP="005A008E">
      <w:pPr>
        <w:pStyle w:val="Compact"/>
        <w:numPr>
          <w:ilvl w:val="0"/>
          <w:numId w:val="6"/>
        </w:numPr>
        <w:spacing w:line="360" w:lineRule="auto"/>
      </w:pPr>
      <w:r>
        <w:rPr>
          <w:b/>
          <w:bCs/>
        </w:rPr>
        <w:t>Single-pass NER.</w:t>
      </w:r>
      <w:r>
        <w:t xml:space="preserve"> The model performs flat NER over BIO labels. Nested entities (for example, a city name inside an organisation name) and overlapping spans are not modelled.</w:t>
      </w:r>
    </w:p>
    <w:p w14:paraId="4D37DD31" w14:textId="77777777" w:rsidR="008D3C17" w:rsidRDefault="00000000" w:rsidP="005A008E">
      <w:pPr>
        <w:pStyle w:val="Compact"/>
        <w:numPr>
          <w:ilvl w:val="0"/>
          <w:numId w:val="6"/>
        </w:numPr>
        <w:spacing w:line="360" w:lineRule="auto"/>
      </w:pPr>
      <w:r>
        <w:rPr>
          <w:b/>
          <w:bCs/>
        </w:rPr>
        <w:t>Post-NER taxonomy.</w:t>
      </w:r>
      <w:r>
        <w:t xml:space="preserve"> Hierarchical taxonomic classification of each event is performed by rule-based post-processing using the knowledge base. A learned classifier would likely outperform the rule-based fallback for ambiguous events.</w:t>
      </w:r>
    </w:p>
    <w:p w14:paraId="732D764B" w14:textId="77777777" w:rsidR="008D3C17" w:rsidRDefault="00000000" w:rsidP="005A008E">
      <w:pPr>
        <w:pStyle w:val="Compact"/>
        <w:numPr>
          <w:ilvl w:val="0"/>
          <w:numId w:val="6"/>
        </w:numPr>
        <w:spacing w:line="360" w:lineRule="auto"/>
      </w:pPr>
      <w:r>
        <w:rPr>
          <w:b/>
          <w:bCs/>
        </w:rPr>
        <w:lastRenderedPageBreak/>
        <w:t>Modest computational budget.</w:t>
      </w:r>
      <w:r>
        <w:t xml:space="preserve"> Training is conducted on a single workstation with Apple Silicon GPU acceleration. Larger model variants such as </w:t>
      </w:r>
      <w:r>
        <w:rPr>
          <w:rStyle w:val="VerbatimChar"/>
        </w:rPr>
        <w:t>bert-large-cased</w:t>
      </w:r>
      <w:r>
        <w:t xml:space="preserve"> or specialised long-context models were evaluated but not used as the production model.</w:t>
      </w:r>
    </w:p>
    <w:p w14:paraId="321FFEC1" w14:textId="232DDFA4" w:rsidR="008D3C17" w:rsidRDefault="00000000" w:rsidP="005A008E">
      <w:pPr>
        <w:pStyle w:val="Heading2"/>
        <w:spacing w:line="360" w:lineRule="auto"/>
      </w:pPr>
      <w:bookmarkStart w:id="351" w:name="application-of-results"/>
      <w:bookmarkEnd w:id="345"/>
      <w:bookmarkEnd w:id="350"/>
      <w:del w:id="352" w:author="Accreditation" w:date="2026-05-20T15:48:00Z" w16du:dateUtc="2026-05-20T12:48:00Z">
        <w:r w:rsidDel="00C22A33">
          <w:delText xml:space="preserve">1.7 </w:delText>
        </w:r>
      </w:del>
      <w:r>
        <w:t>Application of Results</w:t>
      </w:r>
    </w:p>
    <w:p w14:paraId="107CEDFC" w14:textId="77777777" w:rsidR="008D3C17" w:rsidRDefault="00000000" w:rsidP="005A008E">
      <w:pPr>
        <w:pStyle w:val="FirstParagraph"/>
        <w:spacing w:line="360" w:lineRule="auto"/>
      </w:pPr>
      <w:r>
        <w:t>The primary intended user is the AU-CEWS analyst whose backlog this thesis set out to address. The same set of capabilities is useful, with little or no modification, to the regional economic communities running their own monitoring functions (ECOWAS, IGAD, SADC) and to national early-warning centres in member states. The taxonomy-aware analytics support queries at any level of the hierarchy — “all political violence in West Africa this quarter”, “suicide bombings attributed to JNIM in Mali in 2026”, “election violence in countries with elections in the past ninety days” — which is the kind of slicing that briefing-writers need on demand.</w:t>
      </w:r>
    </w:p>
    <w:p w14:paraId="23C2950B" w14:textId="77777777" w:rsidR="008D3C17" w:rsidRDefault="00000000" w:rsidP="005A008E">
      <w:pPr>
        <w:pStyle w:val="BodyText"/>
        <w:spacing w:line="360" w:lineRule="auto"/>
      </w:pPr>
      <w:r>
        <w:t>Beyond the early-warning case, the event store is structured around fields humanitarian organisations care about (actor, victim, location, casualty count, displacement). An NGO doing protection analysis or needs assessment can run aggregations over the same data; the schema does not need to be redesigned to serve them.</w:t>
      </w:r>
    </w:p>
    <w:p w14:paraId="7ADC9F2F" w14:textId="77777777" w:rsidR="008D3C17" w:rsidRDefault="00000000" w:rsidP="005A008E">
      <w:pPr>
        <w:pStyle w:val="BodyText"/>
        <w:spacing w:line="360" w:lineRule="auto"/>
      </w:pPr>
      <w:r>
        <w:t>Peace-support operations and national security services are a more sensitive case. Open-source extraction is not a substitute for classified intelligence, and I would not present it as one. The useful framing is that VioNER lowers the cost of doing OSINT systematically — a junior analyst with VioNER on their workstation can do, in a morning, the volume of structured reading that a few years ago would have taken a small team. Whether that fits any particular service’s workflow is a question for them.</w:t>
      </w:r>
    </w:p>
    <w:p w14:paraId="7CD3C641" w14:textId="77777777" w:rsidR="008D3C17" w:rsidRDefault="00000000" w:rsidP="005A008E">
      <w:pPr>
        <w:pStyle w:val="BodyText"/>
        <w:spacing w:line="360" w:lineRule="auto"/>
      </w:pPr>
      <w:r>
        <w:t>For academic researchers, the annotated dataset, the four-level taxonomy, and the extracted event corpus are the reusable artefacts. Conflict-studies quantitative work has historically been bottlenecked by hand-coded data; an open BERT-based extractor plus a curated knowledge base shifts where that bottleneck sits.</w:t>
      </w:r>
    </w:p>
    <w:p w14:paraId="6369B94D" w14:textId="77777777" w:rsidR="008D3C17" w:rsidRDefault="00000000" w:rsidP="005A008E">
      <w:pPr>
        <w:pStyle w:val="BodyText"/>
        <w:spacing w:line="360" w:lineRule="auto"/>
      </w:pPr>
      <w:r>
        <w:lastRenderedPageBreak/>
        <w:t>Finally, the open architecture and documented deployment are a modest capacity-building contribution. An African university or research centre with the means to run Docker and a GPU can deploy their own instance, fine-tune on their own annotated data, and adapt the taxonomy without having to start from scratch.</w:t>
      </w:r>
    </w:p>
    <w:p w14:paraId="69F6AB64" w14:textId="1F1A55A6" w:rsidR="008D3C17" w:rsidRDefault="00000000" w:rsidP="005A008E">
      <w:pPr>
        <w:pStyle w:val="Heading2"/>
        <w:spacing w:line="360" w:lineRule="auto"/>
      </w:pPr>
      <w:bookmarkStart w:id="353" w:name="organization-of-the-rest-of-the-thesis"/>
      <w:bookmarkEnd w:id="351"/>
      <w:del w:id="354" w:author="Accreditation" w:date="2026-05-20T15:48:00Z" w16du:dateUtc="2026-05-20T12:48:00Z">
        <w:r w:rsidDel="00C22A33">
          <w:delText xml:space="preserve">1.8 </w:delText>
        </w:r>
      </w:del>
      <w:r>
        <w:t>Organization of the Rest of the Thesis</w:t>
      </w:r>
    </w:p>
    <w:p w14:paraId="371A152A" w14:textId="77777777" w:rsidR="008D3C17" w:rsidRDefault="00000000" w:rsidP="005A008E">
      <w:pPr>
        <w:pStyle w:val="FirstParagraph"/>
        <w:spacing w:line="360" w:lineRule="auto"/>
      </w:pPr>
      <w:r>
        <w:t>Two chapters cover the literature. In Chapter 2 I work through the relevant theory — information and event extraction, named entity recognition, transformers and BERT, class-imbalance methods, the conflict-event database tradition, and event-oriented knowledge representation — at a level sufficient to support the decisions that come in Chapter 4. Chapter 3 then narrows to the specific prior systems VioNER builds on or distinguishes itself from, ending with the gap analysis that motivates the rest of the work.</w:t>
      </w:r>
    </w:p>
    <w:p w14:paraId="7EAAAD11" w14:textId="77777777" w:rsidR="008D3C17" w:rsidRDefault="00000000" w:rsidP="005A008E">
      <w:pPr>
        <w:pStyle w:val="BodyText"/>
        <w:spacing w:line="360" w:lineRule="auto"/>
      </w:pPr>
      <w:r>
        <w:t xml:space="preserve">After that, two chapters cover the system itself. Chapter 4 lays out the design — the architecture, the entity schema, the hierarchical taxonomy, the knowledge base, the training pipeline, the inference pipeline, and the web application that ties them all together. Chapter 5 documents how each of those parts is actually built: technology stack, data preparation, training implementation, focal-loss code, back-end services, front-end, containerised deployment. Splitting </w:t>
      </w:r>
      <w:r>
        <w:rPr>
          <w:i/>
          <w:iCs/>
        </w:rPr>
        <w:t>what and why</w:t>
      </w:r>
      <w:r>
        <w:t xml:space="preserve"> (Chapter 4) from </w:t>
      </w:r>
      <w:r>
        <w:rPr>
          <w:i/>
          <w:iCs/>
        </w:rPr>
        <w:t>how</w:t>
      </w:r>
      <w:r>
        <w:t xml:space="preserve"> (Chapter 5) was a deliberate editorial decision — readers interested in the design without the implementation detail can stop after Chapter 4 and not feel they have missed anything.</w:t>
      </w:r>
    </w:p>
    <w:p w14:paraId="74BE69F2" w14:textId="77777777" w:rsidR="008D3C17" w:rsidRDefault="00000000" w:rsidP="005A008E">
      <w:pPr>
        <w:pStyle w:val="BodyText"/>
        <w:spacing w:line="360" w:lineRule="auto"/>
      </w:pPr>
      <w:r>
        <w:t>Evaluation comes next. Chapter 6 reports dataset statistics, training dynamics, overall and per-entity performance, the focal-loss ablation, the impact of the knowledge-base layer, latency measurements, end-to-end demonstration on real articles, user-acceptance feedback, and an honest error analysis. It closes with a discussion section, a threats-to-validity section, and a brief account of the experiments I tried first and abandoned.</w:t>
      </w:r>
    </w:p>
    <w:p w14:paraId="47F36405" w14:textId="0E9C5CD5" w:rsidR="008D3C17" w:rsidRDefault="00000000" w:rsidP="005A008E">
      <w:pPr>
        <w:pStyle w:val="BodyText"/>
        <w:spacing w:line="360" w:lineRule="auto"/>
      </w:pPr>
      <w:r>
        <w:t xml:space="preserve">Finally, Chapter 7 wraps up. There is a summary anchored back to the analyst queue of </w:t>
      </w:r>
      <w:del w:id="355" w:author="Accreditation" w:date="2026-05-20T15:46:00Z" w16du:dateUtc="2026-05-20T12:46:00Z">
        <w:r w:rsidDel="00C22A33">
          <w:delText>§</w:delText>
        </w:r>
      </w:del>
      <w:ins w:id="356" w:author="Accreditation" w:date="2026-05-20T15:46:00Z" w16du:dateUtc="2026-05-20T12:46:00Z">
        <w:r w:rsidR="00C22A33">
          <w:t xml:space="preserve">Section </w:t>
        </w:r>
      </w:ins>
      <w:r>
        <w:t xml:space="preserve">1.2, explicit answers to the four research questions of </w:t>
      </w:r>
      <w:del w:id="357" w:author="Accreditation" w:date="2026-05-20T15:46:00Z" w16du:dateUtc="2026-05-20T12:46:00Z">
        <w:r w:rsidDel="00C22A33">
          <w:delText>§</w:delText>
        </w:r>
      </w:del>
      <w:ins w:id="358" w:author="Accreditation" w:date="2026-05-20T15:46:00Z" w16du:dateUtc="2026-05-20T12:46:00Z">
        <w:r w:rsidR="00C22A33">
          <w:t xml:space="preserve">Section </w:t>
        </w:r>
      </w:ins>
      <w:r>
        <w:t>1.3, a contributions list, recommendations for organisations considering adoption, and a prioritised future-</w:t>
      </w:r>
      <w:r>
        <w:lastRenderedPageBreak/>
        <w:t xml:space="preserve">work programme that addresses the limitations of </w:t>
      </w:r>
      <w:del w:id="359" w:author="Accreditation" w:date="2026-05-20T15:46:00Z" w16du:dateUtc="2026-05-20T12:46:00Z">
        <w:r w:rsidDel="00C22A33">
          <w:delText>§</w:delText>
        </w:r>
      </w:del>
      <w:ins w:id="360" w:author="Accreditation" w:date="2026-05-20T15:46:00Z" w16du:dateUtc="2026-05-20T12:46:00Z">
        <w:r w:rsidR="00C22A33">
          <w:t xml:space="preserve">Section </w:t>
        </w:r>
      </w:ins>
      <w:r>
        <w:t xml:space="preserve">1.6 and the threats of </w:t>
      </w:r>
      <w:del w:id="361" w:author="Accreditation" w:date="2026-05-20T15:46:00Z" w16du:dateUtc="2026-05-20T12:46:00Z">
        <w:r w:rsidDel="00C22A33">
          <w:delText>§</w:delText>
        </w:r>
      </w:del>
      <w:ins w:id="362" w:author="Accreditation" w:date="2026-05-20T15:46:00Z" w16du:dateUtc="2026-05-20T12:46:00Z">
        <w:r w:rsidR="00C22A33">
          <w:t xml:space="preserve">Section </w:t>
        </w:r>
      </w:ins>
      <w:r>
        <w:t>6.13.</w:t>
      </w:r>
    </w:p>
    <w:p w14:paraId="5F50FE70" w14:textId="77777777" w:rsidR="008D3C17" w:rsidRDefault="00000000" w:rsidP="005A008E">
      <w:pPr>
        <w:pStyle w:val="Heading1"/>
        <w:spacing w:line="360" w:lineRule="auto"/>
      </w:pPr>
      <w:bookmarkStart w:id="363" w:name="literature-review"/>
      <w:bookmarkEnd w:id="324"/>
      <w:bookmarkEnd w:id="353"/>
      <w:r>
        <w:t>2. Literature Review</w:t>
      </w:r>
    </w:p>
    <w:p w14:paraId="413DFABC" w14:textId="77777777" w:rsidR="008D3C17" w:rsidRDefault="00000000" w:rsidP="005A008E">
      <w:pPr>
        <w:pStyle w:val="FirstParagraph"/>
        <w:spacing w:line="360" w:lineRule="auto"/>
      </w:pPr>
      <w:r>
        <w:t>Five strands of literature inform this thesis: information and event extraction, named entity recognition, the transformer architecture and BERT, methods for handling severe class imbalance in token classification, and the conflict-event database tradition that frames the operational context. Each is summarised below, with a final section on knowledge-base and ontology approaches to event representation. Paper-by-paper reviews of the most directly related systems are deferred to Chapter 3.</w:t>
      </w:r>
    </w:p>
    <w:p w14:paraId="01C8D54B" w14:textId="74F02D53" w:rsidR="008D3C17" w:rsidRDefault="00000000" w:rsidP="005A008E">
      <w:pPr>
        <w:pStyle w:val="Heading2"/>
        <w:spacing w:line="360" w:lineRule="auto"/>
      </w:pPr>
      <w:bookmarkStart w:id="364" w:name="Xd2bb5b8f8ec340a7248758f261acec580f44b94"/>
      <w:del w:id="365" w:author="Accreditation" w:date="2026-05-20T15:48:00Z" w16du:dateUtc="2026-05-20T12:48:00Z">
        <w:r w:rsidDel="00C22A33">
          <w:delText xml:space="preserve">2.1 </w:delText>
        </w:r>
      </w:del>
      <w:r>
        <w:t>Information Extraction and Event Extraction</w:t>
      </w:r>
    </w:p>
    <w:p w14:paraId="10AB4D4E" w14:textId="1FA22109" w:rsidR="008D3C17" w:rsidRDefault="00000000" w:rsidP="005A008E">
      <w:pPr>
        <w:pStyle w:val="FirstParagraph"/>
        <w:spacing w:line="360" w:lineRule="auto"/>
      </w:pPr>
      <w:r>
        <w:t xml:space="preserve">Information Extraction (IE) [4] is a big tent. The umbrella covers any technique that pulls structured records out of unstructured text — named entity recognition, relation extraction, coreference resolution, event extraction. Textbook diagrams arrange these as a pipeline; in current research the lines blur, with joint and end-to-end models bundling two or more sub-tasks into a single neural network. I take the textbook side. Pipeline. Debuggability beats marginal accuracy at the scale this thesis operates at. </w:t>
      </w:r>
      <w:del w:id="366" w:author="Accreditation" w:date="2026-05-20T15:46:00Z" w16du:dateUtc="2026-05-20T12:46:00Z">
        <w:r w:rsidDel="00C22A33">
          <w:delText>§</w:delText>
        </w:r>
      </w:del>
      <w:ins w:id="367" w:author="Accreditation" w:date="2026-05-20T15:46:00Z" w16du:dateUtc="2026-05-20T12:46:00Z">
        <w:r w:rsidR="00C22A33">
          <w:t xml:space="preserve">Section </w:t>
        </w:r>
      </w:ins>
      <w:r>
        <w:t>4.2 makes that choice concrete.</w:t>
      </w:r>
    </w:p>
    <w:p w14:paraId="16C15F84" w14:textId="77777777" w:rsidR="008D3C17" w:rsidRDefault="00000000" w:rsidP="005A008E">
      <w:pPr>
        <w:pStyle w:val="BodyText"/>
        <w:spacing w:line="360" w:lineRule="auto"/>
      </w:pPr>
      <w:r>
        <w:t>Event Extraction is the sub-task I care about most. Ahn’s definition [3] is the operational one I use: an event is a verb or nominal predicate together with the participants (agent, patient, instrument), the location, and the time the predicate involves. The Automatic Content Extraction program [14] formalised that view in the early 2000s by publishing a typology of event types and their arguments. Two decades of supervised event-extraction research grew out of that typology. The Text Analysis Conference Knowledge Base Population track later picked up the baton with larger, more diverse benchmarks.</w:t>
      </w:r>
    </w:p>
    <w:p w14:paraId="1379FB96" w14:textId="29DA1EF4" w:rsidR="008D3C17" w:rsidRDefault="00000000" w:rsidP="005A008E">
      <w:pPr>
        <w:pStyle w:val="BodyText"/>
        <w:spacing w:line="360" w:lineRule="auto"/>
      </w:pPr>
      <w:r>
        <w:lastRenderedPageBreak/>
        <w:t xml:space="preserve">The journalistic 5W1H frame [15] is a less rigid alternative. It sidesteps the question of which event types to enumerate by asking the same six questions — Who, What, Whom, Where, When, How — of every reported event. For news text this is a near-perfect fit: journalists are trained to answer those questions in roughly the first paragraph, and analysts read for exactly those slots. I adopt 5W1H, leave event-type classification to a post-NER step against the taxonomy in </w:t>
      </w:r>
      <w:del w:id="368" w:author="Accreditation" w:date="2026-05-20T15:46:00Z" w16du:dateUtc="2026-05-20T12:46:00Z">
        <w:r w:rsidDel="00C22A33">
          <w:delText>§</w:delText>
        </w:r>
      </w:del>
      <w:ins w:id="369" w:author="Accreditation" w:date="2026-05-20T15:46:00Z" w16du:dateUtc="2026-05-20T12:46:00Z">
        <w:r w:rsidR="00C22A33">
          <w:t xml:space="preserve">Section </w:t>
        </w:r>
      </w:ins>
      <w:r>
        <w:t>4.4, and so avoid baking a fixed event-type inventory into the supervised learning problem itself.</w:t>
      </w:r>
    </w:p>
    <w:p w14:paraId="49B5588C" w14:textId="77777777" w:rsidR="008D3C17" w:rsidRDefault="00000000" w:rsidP="005A008E">
      <w:pPr>
        <w:pStyle w:val="BodyText"/>
        <w:spacing w:line="360" w:lineRule="auto"/>
      </w:pPr>
      <w:r>
        <w:t>Hogenboom and colleagues survey event extraction methods for decision support in two complementary papers [16], [4]. They identify three broad methodological families: data-driven (supervised machine learning on annotated corpora), knowledge-driven (linguistic and ontological rules), and hybrid approaches that combine the two. The hybrid family has dominated practical deployments because it allows domain knowledge to be encoded in rules where it is naturally expressible and statistical learning to be applied where rule authorship is intractable. The VioNER system presented in this thesis is hybrid in this sense: the entity extraction is data-driven, while the post-NER 5W1H structuring, the taxonomy classification, and the knowledge-base validation are rule-driven.</w:t>
      </w:r>
    </w:p>
    <w:p w14:paraId="4D12CF65" w14:textId="6857B771" w:rsidR="008D3C17" w:rsidRDefault="00000000" w:rsidP="005A008E">
      <w:pPr>
        <w:pStyle w:val="Heading2"/>
        <w:spacing w:line="360" w:lineRule="auto"/>
      </w:pPr>
      <w:bookmarkStart w:id="370" w:name="named-entity-recognition"/>
      <w:bookmarkEnd w:id="364"/>
      <w:del w:id="371" w:author="Accreditation" w:date="2026-05-20T15:48:00Z" w16du:dateUtc="2026-05-20T12:48:00Z">
        <w:r w:rsidDel="00C22A33">
          <w:delText xml:space="preserve">2.2 </w:delText>
        </w:r>
      </w:del>
      <w:r>
        <w:t>Named Entity Recognition</w:t>
      </w:r>
    </w:p>
    <w:p w14:paraId="65AB3C0B" w14:textId="77777777" w:rsidR="008D3C17" w:rsidRDefault="00000000" w:rsidP="005A008E">
      <w:pPr>
        <w:pStyle w:val="FirstParagraph"/>
        <w:spacing w:line="360" w:lineRule="auto"/>
      </w:pPr>
      <w:r>
        <w:t>For the purposes of this thesis, NER means deciding for every token in a sentence whether it belongs to an entity I care about and, if so, which one. The pre-deep-learning era handled this with a fairly fixed recipe: hand-engineered features (capitalisation, gazetteer hits, surrounding part-of-speech tags) fed into a sequence model capable of making one structured prediction over the whole sentence. Hidden Markov Models came first; Maximum Entropy Markov Models followed; Conditional Random Fields (CRFs) [17] eventually became the default. The reason CRFs took over the field is structural — a CRF can express the fact that BIO labels constrain each other (a B- token cannot legally be followed by another B-, an I- needs a preceding B- of the same type), which a per-token classifier cannot encode at all.</w:t>
      </w:r>
    </w:p>
    <w:p w14:paraId="752B507A" w14:textId="2FE23176" w:rsidR="008D3C17" w:rsidRDefault="00000000" w:rsidP="005A008E">
      <w:pPr>
        <w:pStyle w:val="BodyText"/>
        <w:spacing w:line="360" w:lineRule="auto"/>
      </w:pPr>
      <w:r>
        <w:lastRenderedPageBreak/>
        <w:t xml:space="preserve">I encode entities in BIO, the simplest of the standard schemes: a B- prefix on the first token of an entity, an I- prefix on each continuation token, and an O label everywhere else. For a schema with k entity types, BIO produces 2k + 1 labels — in my case, seventeen. Variants like BIOES or BILOU add explicit single-token and final-token labels to give the decoder more structure to lean on. I chose plain BIO for two reasons: the entity types in </w:t>
      </w:r>
      <w:del w:id="372" w:author="Accreditation" w:date="2026-05-20T15:46:00Z" w16du:dateUtc="2026-05-20T12:46:00Z">
        <w:r w:rsidDel="00C22A33">
          <w:delText>§</w:delText>
        </w:r>
      </w:del>
      <w:ins w:id="373" w:author="Accreditation" w:date="2026-05-20T15:46:00Z" w16du:dateUtc="2026-05-20T12:46:00Z">
        <w:r w:rsidR="00C22A33">
          <w:t xml:space="preserve">Section </w:t>
        </w:r>
      </w:ins>
      <w:r>
        <w:t>4.3 are short enough that the extra labels would mostly be redundant, and seqeval-style evaluation tooling supports plain BIO without configuration.</w:t>
      </w:r>
    </w:p>
    <w:p w14:paraId="19BB5A66" w14:textId="77777777" w:rsidR="008D3C17" w:rsidRDefault="00000000" w:rsidP="005A008E">
      <w:pPr>
        <w:pStyle w:val="BodyText"/>
        <w:spacing w:line="360" w:lineRule="auto"/>
      </w:pPr>
      <w:r>
        <w:t>The first wave of neural NER systems leant on word embeddings fed through bi-directional Long Short-Term Memory (BiLSTM) networks [18], typically combined with a character-level convolutional or recurrent layer to handle out-of-vocabulary tokens, and a CRF head on top to keep the BIO transitions sane. Lample and colleagues’ architecture [19] became the recipe most replicated for several years, and it showed that learned representations could replace much of what the feature-engineering era had hand-crafted.</w:t>
      </w:r>
    </w:p>
    <w:p w14:paraId="4387BB1E" w14:textId="77777777" w:rsidR="008D3C17" w:rsidRDefault="00000000" w:rsidP="005A008E">
      <w:pPr>
        <w:pStyle w:val="BodyText"/>
        <w:spacing w:line="360" w:lineRule="auto"/>
      </w:pPr>
      <w:r>
        <w:t>The next jump came from contextual representations — ELMo [20] and particularly BERT [6]. Once a transformer encoder had absorbed general-purpose language structure during pre-training, swapping out the classifier head and fine-tuning the encoder produced results that surpassed every BiLSTM-CRF system on the CoNLL-2003 benchmark, and the recipe has stayed roughly the same since: contextual encoder, linear classifier, optional CRF head, cross-entropy or focal loss. VioNER follows this recipe.</w:t>
      </w:r>
    </w:p>
    <w:p w14:paraId="4922535A" w14:textId="77777777" w:rsidR="008D3C17" w:rsidRDefault="00000000" w:rsidP="005A008E">
      <w:pPr>
        <w:pStyle w:val="BodyText"/>
        <w:spacing w:line="360" w:lineRule="auto"/>
      </w:pPr>
      <w:r>
        <w:t>The property that matters most for a low-resource setting like the African violent-event domain is that a transformer encoder absorbs enough general English during pre-training that a comparatively small specialised corpus can fine-tune it to good per-entity performance. The 50,000-example corpus I describe in Chapter 5 would be far too small for a from-scratch BiLSTM-CRF; it is sufficient for a fine-tuned BERT precisely because of this transfer.</w:t>
      </w:r>
    </w:p>
    <w:p w14:paraId="44E47B49" w14:textId="139045E6" w:rsidR="008D3C17" w:rsidRDefault="00000000" w:rsidP="005A008E">
      <w:pPr>
        <w:pStyle w:val="BodyText"/>
        <w:spacing w:line="360" w:lineRule="auto"/>
      </w:pPr>
      <w:r>
        <w:t xml:space="preserve">Recent work has pushed for African-language NER resources directly. Adelani and colleagues’ MasakhaNER [11] established a benchmark for ten African languages with annotations for PERSON, ORGANISATION, LOCATION, and DATE; their headline finding is </w:t>
      </w:r>
      <w:r>
        <w:lastRenderedPageBreak/>
        <w:t xml:space="preserve">that generic multilingual encoders such as mBERT and XLM-RoBERTa underperform on African text relative to encoders that have seen African corpora during pre-training. AfroLM [40] and AfroXLMR continued this line. My target is English-language reporting of African events rather than African-language reporting, so I use </w:t>
      </w:r>
      <w:r>
        <w:rPr>
          <w:rStyle w:val="VerbatimChar"/>
        </w:rPr>
        <w:t>bert-base-cased</w:t>
      </w:r>
      <w:r>
        <w:t>, but the entity schema is strictly richer than MasakhaNER’s four types, and an African-pre-trained backbone is a natural future swap (</w:t>
      </w:r>
      <w:del w:id="374" w:author="Accreditation" w:date="2026-05-20T15:46:00Z" w16du:dateUtc="2026-05-20T12:46:00Z">
        <w:r w:rsidDel="00C22A33">
          <w:delText>§</w:delText>
        </w:r>
      </w:del>
      <w:ins w:id="375" w:author="Accreditation" w:date="2026-05-20T15:46:00Z" w16du:dateUtc="2026-05-20T12:46:00Z">
        <w:r w:rsidR="00C22A33">
          <w:t xml:space="preserve">Section </w:t>
        </w:r>
      </w:ins>
      <w:r>
        <w:t>7.5).</w:t>
      </w:r>
    </w:p>
    <w:p w14:paraId="0C5A8653" w14:textId="34F11486" w:rsidR="008D3C17" w:rsidRDefault="00000000" w:rsidP="005A008E">
      <w:pPr>
        <w:pStyle w:val="Heading2"/>
        <w:spacing w:line="360" w:lineRule="auto"/>
      </w:pPr>
      <w:bookmarkStart w:id="376" w:name="transformer-models-and-bert"/>
      <w:bookmarkEnd w:id="370"/>
      <w:del w:id="377" w:author="Accreditation" w:date="2026-05-20T15:49:00Z" w16du:dateUtc="2026-05-20T12:49:00Z">
        <w:r w:rsidDel="00C22A33">
          <w:delText xml:space="preserve">2.3 </w:delText>
        </w:r>
      </w:del>
      <w:r>
        <w:t>Transformer Models and BERT</w:t>
      </w:r>
    </w:p>
    <w:p w14:paraId="07DFD9B9" w14:textId="77777777" w:rsidR="008D3C17" w:rsidRDefault="00000000" w:rsidP="005A008E">
      <w:pPr>
        <w:pStyle w:val="FirstParagraph"/>
        <w:spacing w:line="360" w:lineRule="auto"/>
      </w:pPr>
      <w:r>
        <w:t>The transformer [5] removed the recurrent step that had constrained sequence models for years and put self-attention in its place: each position in the input gets to look directly at every other position, through learned query / key / value projections, and the cost of that look-up is paid in parallel rather than in sequence. For my purposes the practical consequences matter more than the mathematical novelty: training can be parallelised on a GPU, long-range dependencies — exactly the kind that link an actor at the start of a sentence to a casualty count at the end — survive the encoding intact, and the architecture scales gracefully with parameter count and data.</w:t>
      </w:r>
    </w:p>
    <w:p w14:paraId="31B05132" w14:textId="77777777" w:rsidR="008D3C17" w:rsidRDefault="00000000" w:rsidP="005A008E">
      <w:pPr>
        <w:pStyle w:val="BodyText"/>
        <w:spacing w:line="360" w:lineRule="auto"/>
      </w:pPr>
      <w:r>
        <w:t>BERT [6] is, in essence, the encoder half of the original transformer repurposed as a representation learner. The pre-training objective is self-supervised by design — a random 15 percent of the input is masked, the model has to recover the masked tokens from surrounding context, and a secondary next-sentence-prediction task runs in parallel over sentence pairs. Once that pre-training has happened, the encoder has absorbed enough of the structure of general English that you can attach a small task-specific head and get reasonable results from fine-tuning on tens of thousands of examples rather than the millions a from-scratch model would need.</w:t>
      </w:r>
    </w:p>
    <w:p w14:paraId="5427AD7A" w14:textId="20D64DB7" w:rsidR="008D3C17" w:rsidRDefault="00000000" w:rsidP="005A008E">
      <w:pPr>
        <w:pStyle w:val="BodyText"/>
        <w:spacing w:line="360" w:lineRule="auto"/>
      </w:pPr>
      <w:r>
        <w:t>The token-classification recipe is straightforward. BERT outputs a contextual vector for each WordPiece token; a linear layer over each vector produces logits across the seventeen-label space; I backpropagate focal loss with class weights (</w:t>
      </w:r>
      <w:del w:id="378" w:author="Accreditation" w:date="2026-05-20T15:46:00Z" w16du:dateUtc="2026-05-20T12:46:00Z">
        <w:r w:rsidDel="00C22A33">
          <w:delText>§</w:delText>
        </w:r>
      </w:del>
      <w:ins w:id="379" w:author="Accreditation" w:date="2026-05-20T15:46:00Z" w16du:dateUtc="2026-05-20T12:46:00Z">
        <w:r w:rsidR="00C22A33">
          <w:t xml:space="preserve">Section </w:t>
        </w:r>
      </w:ins>
      <w:r>
        <w:t xml:space="preserve">2.4) through the whole stack. The checkpoint I fine-tune is </w:t>
      </w:r>
      <w:r>
        <w:rPr>
          <w:rStyle w:val="VerbatimChar"/>
        </w:rPr>
        <w:t>bert-base-cased</w:t>
      </w:r>
      <w:r>
        <w:t xml:space="preserve"> — twelve transformer </w:t>
      </w:r>
      <w:r>
        <w:lastRenderedPageBreak/>
        <w:t>layers, 768-dimensional hidden states, roughly 110 million parameters. The cased variant matters here. English conflict reporting leans heavily on capitalisation to mark ACTOR mentions and place names (“Boko Haram”, “North Kivu”, “Al-Shabaab”), and the uncased variant simply throws that signal away.</w:t>
      </w:r>
    </w:p>
    <w:p w14:paraId="1136F1A6" w14:textId="77777777" w:rsidR="008D3C17" w:rsidRDefault="00000000" w:rsidP="005A008E">
      <w:pPr>
        <w:pStyle w:val="BodyText"/>
        <w:spacing w:line="360" w:lineRule="auto"/>
      </w:pPr>
      <w:r>
        <w:t>Two further properties of BERT influence the design of the present system. First, BERT uses WordPiece sub-word tokenisation; a single gold-labelled word may be split into multiple sub-word tokens, and the labels must be projected onto sub-words for training and recovered from sub-words at inference time. The convention adopted in this work, described in detail in Chapter 4, is to assign the original label to the first sub-word and to convert any leading B- prefix to I- for subsequent sub-words, while assigning -100 to special tokens so that they are ignored by the loss. Second, BERT has a maximum input length of 512 tokens; longer documents must be split into overlapping windows. This thesis processes ACLED event descriptions and most news article paragraphs without exceeding this limit, but window-based handling is implemented for completeness.</w:t>
      </w:r>
    </w:p>
    <w:p w14:paraId="03E115FF" w14:textId="77777777" w:rsidR="008D3C17" w:rsidRDefault="00000000" w:rsidP="005A008E">
      <w:pPr>
        <w:pStyle w:val="BodyText"/>
        <w:spacing w:line="360" w:lineRule="auto"/>
      </w:pPr>
      <w:r>
        <w:t xml:space="preserve">Several BERT variants and successors have been proposed. RoBERTa [21] improves on BERT by removing the next-sentence-prediction objective, training longer with larger batches, and using dynamic masking. DistilBERT [22] applies knowledge distillation to produce a smaller and faster model with modest accuracy loss. XLM-RoBERTa [23] extends the multilingual setting with strong performance on non-English text. The present work fine-tunes the canonical </w:t>
      </w:r>
      <w:r>
        <w:rPr>
          <w:rStyle w:val="VerbatimChar"/>
        </w:rPr>
        <w:t>bert-base-cased</w:t>
      </w:r>
      <w:r>
        <w:t xml:space="preserve"> because of the balance it strikes between accuracy and resource requirements; alternative backbones are evaluated as part of the ablation discussion in Chapter 6.</w:t>
      </w:r>
    </w:p>
    <w:p w14:paraId="6D157CF3" w14:textId="016B3058" w:rsidR="008D3C17" w:rsidRDefault="00000000" w:rsidP="005A008E">
      <w:pPr>
        <w:pStyle w:val="Heading2"/>
        <w:spacing w:line="360" w:lineRule="auto"/>
      </w:pPr>
      <w:bookmarkStart w:id="380" w:name="class-imbalance-in-token-classification"/>
      <w:bookmarkEnd w:id="376"/>
      <w:del w:id="381" w:author="Accreditation" w:date="2026-05-20T15:49:00Z" w16du:dateUtc="2026-05-20T12:49:00Z">
        <w:r w:rsidDel="00C22A33">
          <w:delText xml:space="preserve">2.4 </w:delText>
        </w:r>
      </w:del>
      <w:r>
        <w:t>Class Imbalance in Token Classification</w:t>
      </w:r>
    </w:p>
    <w:p w14:paraId="6C6761A6" w14:textId="77777777" w:rsidR="008D3C17" w:rsidRDefault="00000000" w:rsidP="005A008E">
      <w:pPr>
        <w:pStyle w:val="FirstParagraph"/>
        <w:spacing w:line="360" w:lineRule="auto"/>
      </w:pPr>
      <w:r>
        <w:t xml:space="preserve">NER under BIO is, almost by construction, a deeply imbalanced classification problem. Most tokens in any natural-language sentence are not part of any entity, so they all carry the O label; across the corpus I assemble in Chapter 5, O accounts for roughly seventy-eight percent of all tokens. The remaining twenty-two percent is itself uneven: ACTOR, CITY, </w:t>
      </w:r>
      <w:r>
        <w:lastRenderedPageBreak/>
        <w:t>DATE, REGION, and DISTRICT are common enough to learn well, while VICTIM, ACTION, and CASUALTIES are the entities I most need to recover and the entities on which a naive learner does worst.</w:t>
      </w:r>
    </w:p>
    <w:p w14:paraId="551A0262" w14:textId="77777777" w:rsidR="008D3C17" w:rsidRDefault="00000000" w:rsidP="005A008E">
      <w:pPr>
        <w:pStyle w:val="BodyText"/>
        <w:spacing w:line="360" w:lineRule="auto"/>
      </w:pPr>
      <w:r>
        <w:t>The literature gives three handles on this problem, and I take a position on each.</w:t>
      </w:r>
    </w:p>
    <w:p w14:paraId="61DA44CA" w14:textId="5870320E" w:rsidR="008D3C17" w:rsidRDefault="00000000" w:rsidP="005A008E">
      <w:pPr>
        <w:pStyle w:val="BodyText"/>
        <w:spacing w:line="360" w:lineRule="auto"/>
      </w:pPr>
      <w:r>
        <w:rPr>
          <w:b/>
          <w:bCs/>
        </w:rPr>
        <w:t>Re-sampling</w:t>
      </w:r>
      <w:r>
        <w:t xml:space="preserve"> the training set [24] is the textbook starting point — take more of the sentences that contain rare entities, take fewer of the O-heavy ones. There is a wrinkle in token classification, though, that the textbook framing misses. The unit of oversampling is the sentence, but the imbalance lives at the token. Pull one extra sentence into the corpus to recover a single VICTIM mention, and you have just brought thirty O tokens with it. The stratified diversity sampling in </w:t>
      </w:r>
      <w:del w:id="382" w:author="Accreditation" w:date="2026-05-20T15:46:00Z" w16du:dateUtc="2026-05-20T12:46:00Z">
        <w:r w:rsidDel="00C22A33">
          <w:delText>§</w:delText>
        </w:r>
      </w:del>
      <w:ins w:id="383" w:author="Accreditation" w:date="2026-05-20T15:46:00Z" w16du:dateUtc="2026-05-20T12:46:00Z">
        <w:r w:rsidR="00C22A33">
          <w:t xml:space="preserve">Section </w:t>
        </w:r>
      </w:ins>
      <w:r>
        <w:t xml:space="preserve">5.3 is my compromise: oversample on rare entity </w:t>
      </w:r>
      <w:r>
        <w:rPr>
          <w:i/>
          <w:iCs/>
        </w:rPr>
        <w:t>types</w:t>
      </w:r>
      <w:r>
        <w:t xml:space="preserve"> rather than rare entity </w:t>
      </w:r>
      <w:r>
        <w:rPr>
          <w:i/>
          <w:iCs/>
        </w:rPr>
        <w:t>tokens</w:t>
      </w:r>
      <w:r>
        <w:t>, and select for entity-type diversity within each sentence, so the rare classes grow without O growing in proportion.</w:t>
      </w:r>
    </w:p>
    <w:p w14:paraId="0D8DD566" w14:textId="77777777" w:rsidR="008D3C17" w:rsidRDefault="00000000" w:rsidP="005A008E">
      <w:pPr>
        <w:pStyle w:val="BodyText"/>
        <w:spacing w:line="360" w:lineRule="auto"/>
      </w:pPr>
      <w:r>
        <w:t xml:space="preserve">The second handle is </w:t>
      </w:r>
      <w:r>
        <w:rPr>
          <w:b/>
          <w:bCs/>
        </w:rPr>
        <w:t>class-weighted cross entropy</w:t>
      </w:r>
      <w:r>
        <w:t xml:space="preserve"> [25], which modifies the loss rather than the data. Each class gets a weight — larger for rare classes, smaller for common ones — that scales its contribution to the gradient. The simplest weighting scheme is inverse frequency, where class c gets a weight of 1/f_c, optionally normalised; effective-number weighting [26] refines this with a corpus-sample-overlap correction that softens the inverse-frequency extremes. I use plain inverse-frequency weights here, computed once from the training distribution before training begins, with a cap to keep the rarest classes from dominating gradient updates.</w:t>
      </w:r>
    </w:p>
    <w:p w14:paraId="15405FA2" w14:textId="77777777" w:rsidR="008D3C17" w:rsidRDefault="00000000" w:rsidP="005A008E">
      <w:pPr>
        <w:pStyle w:val="BodyText"/>
        <w:spacing w:line="360" w:lineRule="auto"/>
      </w:pPr>
      <w:r>
        <w:rPr>
          <w:b/>
          <w:bCs/>
        </w:rPr>
        <w:t>Focal loss</w:t>
      </w:r>
      <w:r>
        <w:t xml:space="preserve"> [12] takes a different angle. Originally proposed for dense object detection, where the foreground/background ratio is even worse than for NER, it down-weights examples the model is already confident about and concentrates the loss on the examples it is still uncertain on. The formulation, given a per-token cross entropy </w:t>
      </w:r>
      <w:r>
        <w:rPr>
          <w:rStyle w:val="VerbatimChar"/>
        </w:rPr>
        <w:t>CE(p, y) = -log p_y</w:t>
      </w:r>
      <w:r>
        <w:t>, is</w:t>
      </w:r>
    </w:p>
    <w:p w14:paraId="61A17875" w14:textId="77777777" w:rsidR="008D3C17" w:rsidRDefault="00000000" w:rsidP="005A008E">
      <w:pPr>
        <w:pStyle w:val="BlockText"/>
        <w:spacing w:line="360" w:lineRule="auto"/>
      </w:pPr>
      <w:r>
        <w:rPr>
          <w:rStyle w:val="VerbatimChar"/>
        </w:rPr>
        <w:t>FL(p, y) = -α_y · (1 - p_y)^γ · log p_y</w:t>
      </w:r>
      <w:r>
        <w:t xml:space="preserve"> (1)</w:t>
      </w:r>
    </w:p>
    <w:p w14:paraId="0A96F999" w14:textId="77777777" w:rsidR="008D3C17" w:rsidRDefault="00000000" w:rsidP="005A008E">
      <w:pPr>
        <w:pStyle w:val="FirstParagraph"/>
        <w:spacing w:line="360" w:lineRule="auto"/>
      </w:pPr>
      <w:r>
        <w:lastRenderedPageBreak/>
        <w:t>where p_y is the model’s predicted probability of the true class y, γ ≥ 0 controls how aggressively easy examples are discounted (with γ = 0 recovering ordinary cross entropy), and α_y is an optional per-class weight that lets focal loss compose with class weighting. A growing body of token-classification work has reported gains from this combination over either ingredient alone.</w:t>
      </w:r>
    </w:p>
    <w:p w14:paraId="5CF214EF" w14:textId="77777777" w:rsidR="008D3C17" w:rsidRDefault="00000000" w:rsidP="005A008E">
      <w:pPr>
        <w:pStyle w:val="BodyText"/>
        <w:spacing w:line="360" w:lineRule="auto"/>
      </w:pPr>
      <w:r>
        <w:t>The present work combines focal loss (γ = 2) with inverse-frequency class weighting, computes the weights from the training-set label distribution at the start of training, and excludes the special -100 label from both the loss and the weight computation. The implementation follows the formulation in equation (1), extended with optional label smoothing β for regularisation:</w:t>
      </w:r>
    </w:p>
    <w:p w14:paraId="4E19F10F" w14:textId="77777777" w:rsidR="008D3C17" w:rsidRDefault="00000000" w:rsidP="005A008E">
      <w:pPr>
        <w:pStyle w:val="BlockText"/>
        <w:spacing w:line="360" w:lineRule="auto"/>
      </w:pPr>
      <w:r>
        <w:rPr>
          <w:rStyle w:val="VerbatimChar"/>
        </w:rPr>
        <w:t>FL_LS(p, y) = -α_y · (1 - p_y)^γ · Σ_c y'_c · log p_c</w:t>
      </w:r>
      <w:r>
        <w:t xml:space="preserve"> (2)</w:t>
      </w:r>
    </w:p>
    <w:p w14:paraId="5441BD4A" w14:textId="77777777" w:rsidR="008D3C17" w:rsidRDefault="00000000" w:rsidP="005A008E">
      <w:pPr>
        <w:pStyle w:val="FirstParagraph"/>
        <w:spacing w:line="360" w:lineRule="auto"/>
      </w:pPr>
      <w:r>
        <w:t>where the smoothed target distribution is defined by</w:t>
      </w:r>
    </w:p>
    <w:p w14:paraId="7907AED9" w14:textId="77777777" w:rsidR="008D3C17" w:rsidRDefault="00000000" w:rsidP="005A008E">
      <w:pPr>
        <w:pStyle w:val="BlockText"/>
        <w:spacing w:line="360" w:lineRule="auto"/>
      </w:pPr>
      <w:r>
        <w:rPr>
          <w:rStyle w:val="VerbatimChar"/>
        </w:rPr>
        <w:t>y'_c = (1 - β) · 1[c = y] + β / (C - 1) · 1[c ≠ y]</w:t>
      </w:r>
      <w:r>
        <w:t xml:space="preserve"> (3)</w:t>
      </w:r>
    </w:p>
    <w:p w14:paraId="36CBBB69" w14:textId="77777777" w:rsidR="008D3C17" w:rsidRDefault="00000000" w:rsidP="005A008E">
      <w:pPr>
        <w:pStyle w:val="FirstParagraph"/>
        <w:spacing w:line="360" w:lineRule="auto"/>
      </w:pPr>
      <w:r>
        <w:t>in which 1[·] is the indicator function, C is the total number of classes, and β ∈ [0, 1) is the smoothing factor (β = 0 recovers the one-hot target).</w:t>
      </w:r>
    </w:p>
    <w:p w14:paraId="40E1794C" w14:textId="77777777" w:rsidR="008D3C17" w:rsidRDefault="00000000" w:rsidP="005A008E">
      <w:pPr>
        <w:pStyle w:val="BodyText"/>
        <w:spacing w:line="360" w:lineRule="auto"/>
      </w:pPr>
      <w:r>
        <w:t>The inverse-frequency weight for class c is computed once at the start of training as</w:t>
      </w:r>
    </w:p>
    <w:p w14:paraId="24F71D65" w14:textId="77777777" w:rsidR="008D3C17" w:rsidRDefault="00000000" w:rsidP="005A008E">
      <w:pPr>
        <w:pStyle w:val="BlockText"/>
        <w:spacing w:line="360" w:lineRule="auto"/>
      </w:pPr>
      <w:r>
        <w:rPr>
          <w:rStyle w:val="VerbatimChar"/>
        </w:rPr>
        <w:t>α_c = T / (C · max(f_c, 1))</w:t>
      </w:r>
      <w:r>
        <w:t xml:space="preserve"> (4)</w:t>
      </w:r>
    </w:p>
    <w:p w14:paraId="372F7BCA" w14:textId="77777777" w:rsidR="008D3C17" w:rsidRDefault="00000000" w:rsidP="005A008E">
      <w:pPr>
        <w:pStyle w:val="FirstParagraph"/>
        <w:spacing w:line="360" w:lineRule="auto"/>
      </w:pPr>
      <w:r>
        <w:t>where T is the total token count over the training set, C is the number of classes, and f_c is the count of class c. The maximum weight is clipped to ten to prevent gradient instability. This clipping also has the practical effect of treating the three rarest entities (VICTIM, ACTION, CASUALTIES) identically at the loss level even though their raw frequencies differ slightly.</w:t>
      </w:r>
    </w:p>
    <w:p w14:paraId="33ACD4E4" w14:textId="77777777" w:rsidR="008D3C17" w:rsidRDefault="00000000" w:rsidP="005A008E">
      <w:pPr>
        <w:pStyle w:val="BodyText"/>
        <w:spacing w:line="360" w:lineRule="auto"/>
      </w:pPr>
      <w:r>
        <w:t>In token classification the ignore index (-100) used for special tokens, sub-word continuations after the first sub-word of a word, and padding, must be respected by the loss. The custom focal loss in this work masks ignored positions before computing log-</w:t>
      </w:r>
      <w:r>
        <w:lastRenderedPageBreak/>
        <w:t>softmax, which both excludes them from the loss and keeps the per-position probability normalisation correct.</w:t>
      </w:r>
    </w:p>
    <w:p w14:paraId="087006DF" w14:textId="76AC0C5D" w:rsidR="008D3C17" w:rsidRDefault="00000000" w:rsidP="005A008E">
      <w:pPr>
        <w:pStyle w:val="Heading2"/>
        <w:spacing w:line="360" w:lineRule="auto"/>
      </w:pPr>
      <w:bookmarkStart w:id="384" w:name="X9cbf025d5ef239ea1cf3bf86f28bbd427a1c10c"/>
      <w:bookmarkEnd w:id="380"/>
      <w:del w:id="385" w:author="Accreditation" w:date="2026-05-20T15:49:00Z" w16du:dateUtc="2026-05-20T12:49:00Z">
        <w:r w:rsidDel="00C22A33">
          <w:delText xml:space="preserve">2.5 </w:delText>
        </w:r>
      </w:del>
      <w:r>
        <w:t>Evaluation Metrics for Named Entity Recognition</w:t>
      </w:r>
    </w:p>
    <w:p w14:paraId="4CC45CE5" w14:textId="77777777" w:rsidR="008D3C17" w:rsidRDefault="00000000" w:rsidP="005A008E">
      <w:pPr>
        <w:pStyle w:val="FirstParagraph"/>
        <w:spacing w:line="360" w:lineRule="auto"/>
      </w:pPr>
      <w:r>
        <w:t>Two granularities of evaluation are conventionally reported for sequence-labelling NER: token-level and span-level (sometimes called entity-level).</w:t>
      </w:r>
    </w:p>
    <w:p w14:paraId="242CACC3" w14:textId="77777777" w:rsidR="008D3C17" w:rsidRDefault="00000000" w:rsidP="005A008E">
      <w:pPr>
        <w:pStyle w:val="BodyText"/>
        <w:spacing w:line="360" w:lineRule="auto"/>
      </w:pPr>
      <w:r>
        <w:rPr>
          <w:b/>
          <w:bCs/>
        </w:rPr>
        <w:t>Token-level metrics</w:t>
      </w:r>
      <w:r>
        <w:t xml:space="preserve"> compare gold and predicted BIO labels at each token position. Accuracy is the share of positions where the labels agree, with special tokens excluded. Per-class precision and recall can also be computed at this granularity. Token-level accuracy is, however, a misleading headline metric for imbalanced tagging: with O constituting roughly seventy-eight percent of tokens in this work’s corpus, a degenerate model that predicts O everywhere would already achieve seventy-eight percent accuracy.</w:t>
      </w:r>
    </w:p>
    <w:p w14:paraId="60EC7A12" w14:textId="77777777" w:rsidR="008D3C17" w:rsidRDefault="00000000" w:rsidP="005A008E">
      <w:pPr>
        <w:pStyle w:val="BodyText"/>
        <w:spacing w:line="360" w:lineRule="auto"/>
      </w:pPr>
      <w:r>
        <w:rPr>
          <w:b/>
          <w:bCs/>
        </w:rPr>
        <w:t>Span-level metrics</w:t>
      </w:r>
      <w:r>
        <w:t xml:space="preserve"> work over assembled entity spans rather than individual tokens. A predicted span — type t, start s, end e — is a true positive only when there is a gold span with the same type and exactly the same boundaries. Anything that overlaps the gold span without matching it gets counted twice over: once as a false positive against the prediction and once as a false negative against the gold. Precision and recall fall out of the usual definitions applied to spans, and F1 is their harmonic mean. There are then two ways to average across entity types. Macro F1 weights each entity type equally; micro F1 pools the counts across all entity types before computing one F1, which gives more weight to the populous classes.</w:t>
      </w:r>
    </w:p>
    <w:p w14:paraId="6B13FE72" w14:textId="77777777" w:rsidR="008D3C17" w:rsidRDefault="00000000" w:rsidP="005A008E">
      <w:pPr>
        <w:pStyle w:val="BodyText"/>
        <w:spacing w:line="360" w:lineRule="auto"/>
      </w:pPr>
      <w:r>
        <w:t xml:space="preserve">For implementation, span-level NER evaluation in this thesis is done through </w:t>
      </w:r>
      <w:r>
        <w:rPr>
          <w:rStyle w:val="VerbatimChar"/>
        </w:rPr>
        <w:t>seqeval</w:t>
      </w:r>
      <w:r>
        <w:t xml:space="preserve"> [39], the de-facto reference library. It ships with a “default” BIO mode and a “strict” mode; I use strict boundary matching throughout. Partial credit is tempting but misleading here, because the downstream consumers of an extracted record — the KB validator, the event store, the analytics layer — all treat a boundary-mismatched span as a different extraction rather than a partial one. Strict scoring keeps the evaluation aligned with what the system actually does with the output.</w:t>
      </w:r>
    </w:p>
    <w:p w14:paraId="7915498E" w14:textId="77777777" w:rsidR="008D3C17" w:rsidRDefault="00000000" w:rsidP="005A008E">
      <w:pPr>
        <w:pStyle w:val="BodyText"/>
        <w:spacing w:line="360" w:lineRule="auto"/>
      </w:pPr>
      <w:r>
        <w:lastRenderedPageBreak/>
        <w:t>A subtle point arises with BIO encoding under sub-word tokenisation. The convention used here, with the first sub-word inheriting the B- or I- label of the underlying word and subsequent sub-words receiving an I- label converted from any leading B-, ensures that the recovered spans align with whole-word boundaries at inference time. Where this convention is not followed, span-level evaluation may be systematically optimistic or pessimistic depending on how sub-word predictions are merged.</w:t>
      </w:r>
    </w:p>
    <w:p w14:paraId="40B3CD63" w14:textId="0F626715" w:rsidR="008D3C17" w:rsidRDefault="00000000" w:rsidP="005A008E">
      <w:pPr>
        <w:pStyle w:val="Heading2"/>
        <w:spacing w:line="360" w:lineRule="auto"/>
      </w:pPr>
      <w:bookmarkStart w:id="386" w:name="X5782864f20d10c52bd968be893db06e91ef3068"/>
      <w:bookmarkEnd w:id="384"/>
      <w:del w:id="387" w:author="Accreditation" w:date="2026-05-20T15:49:00Z" w16du:dateUtc="2026-05-20T12:49:00Z">
        <w:r w:rsidDel="00C22A33">
          <w:delText xml:space="preserve">2.6 </w:delText>
        </w:r>
      </w:del>
      <w:r>
        <w:t>Conflict Event Databases and Coding Schemes</w:t>
      </w:r>
    </w:p>
    <w:p w14:paraId="4CDB3218" w14:textId="77777777" w:rsidR="008D3C17" w:rsidRDefault="00000000" w:rsidP="005A008E">
      <w:pPr>
        <w:pStyle w:val="FirstParagraph"/>
        <w:spacing w:line="360" w:lineRule="auto"/>
      </w:pPr>
      <w:r>
        <w:t>The taxonomic structure of violent events is informed by a long line of conflict-event databases. Three are particularly influential.</w:t>
      </w:r>
    </w:p>
    <w:p w14:paraId="101DA87A" w14:textId="77777777" w:rsidR="008D3C17" w:rsidRDefault="00000000" w:rsidP="005A008E">
      <w:pPr>
        <w:pStyle w:val="BodyText"/>
        <w:spacing w:line="360" w:lineRule="auto"/>
      </w:pPr>
      <w:r>
        <w:t>ACLED [8] is the principal one for this thesis. The Armed Conflict Location and Event Data Project maintains a georeferenced database of political violence and protest events covering Africa, the Middle East, Latin America, South and South-East Asia, and other regions. Each ACLED record includes fields for event type, sub-event type, actors, location, fatalities, and a free-text note describing the event. ACLED’s own event-type taxonomy uses six primary categories (battles, explosions and remote violence, violence against civilians, protests, riots, strategic developments) with sub-event types under each. My training corpus is built directly from ACLED’s open data — the structured columns provide the labels for the BIO tagging in the notes — and the four-level taxonomy in Annex B is in part an extension of ACLED’s structure.</w:t>
      </w:r>
    </w:p>
    <w:p w14:paraId="5CD4F70F" w14:textId="77777777" w:rsidR="008D3C17" w:rsidRDefault="00000000" w:rsidP="005A008E">
      <w:pPr>
        <w:pStyle w:val="BodyText"/>
        <w:spacing w:line="360" w:lineRule="auto"/>
      </w:pPr>
      <w:r>
        <w:t xml:space="preserve">UCDP [9] is the second influential database. The Uppsala Conflict Data Program focuses on </w:t>
      </w:r>
      <w:r>
        <w:rPr>
          <w:i/>
          <w:iCs/>
        </w:rPr>
        <w:t>organised</w:t>
      </w:r>
      <w:r>
        <w:t xml:space="preserve"> violence, distinguishing state-based conflict, non-state conflict, and one-sided violence, with fatality thresholds that exclude lower-intensity events. UCDP’s definitional work — what counts as an “organised” actor, how battle-related deaths differ from civilian deaths — informs the boundary between political violence and the other categories in my taxonomy, even though I am not using UCDP data directly.</w:t>
      </w:r>
    </w:p>
    <w:p w14:paraId="7116D0C4" w14:textId="77777777" w:rsidR="008D3C17" w:rsidRDefault="00000000" w:rsidP="005A008E">
      <w:pPr>
        <w:pStyle w:val="BodyText"/>
        <w:spacing w:line="360" w:lineRule="auto"/>
      </w:pPr>
      <w:r>
        <w:t xml:space="preserve">GDELT [10] sits at the opposite end of the methodology spectrum. The Global Database of Events, Language, and Tone is automatically generated using the CAMEO event coding </w:t>
      </w:r>
      <w:r>
        <w:lastRenderedPageBreak/>
        <w:t>framework [27], which is a broad four-digit hierarchical taxonomy covering both cooperative and conflictual events. GDELT’s scale is impressive — billions of events — but the automated extraction is comparatively coarse and produces a high volume of records that does not always meet the precision standard of operational early warning. I cite GDELT and CAMEO here as the canonical example of the scale-versus-precision trade-off, and as a source of comparative taxonomic patterns, but not as a direct input to my system.</w:t>
      </w:r>
    </w:p>
    <w:p w14:paraId="1353D2A3" w14:textId="77777777" w:rsidR="008D3C17" w:rsidRDefault="00000000" w:rsidP="005A008E">
      <w:pPr>
        <w:pStyle w:val="BodyText"/>
        <w:spacing w:line="360" w:lineRule="auto"/>
      </w:pPr>
      <w:r>
        <w:t>The taxonomy of African violent events presented in this thesis is synthesised from ACLED and UCDP frames with additional categories that reflect African conflict dynamics, including pastoralist-farmer clashes, communal cattle raiding, and election violence. The taxonomy is presented in full in Annex B.</w:t>
      </w:r>
    </w:p>
    <w:p w14:paraId="11C46C31" w14:textId="0B2637E8" w:rsidR="008D3C17" w:rsidRDefault="00000000" w:rsidP="005A008E">
      <w:pPr>
        <w:pStyle w:val="Heading2"/>
        <w:spacing w:line="360" w:lineRule="auto"/>
      </w:pPr>
      <w:bookmarkStart w:id="388" w:name="X07c7ac562e6a3924bbb3967ecf45e5c51d50e14"/>
      <w:bookmarkEnd w:id="386"/>
      <w:del w:id="389" w:author="Accreditation" w:date="2026-05-20T15:49:00Z" w16du:dateUtc="2026-05-20T12:49:00Z">
        <w:r w:rsidDel="00C22A33">
          <w:delText xml:space="preserve">2.7 </w:delText>
        </w:r>
      </w:del>
      <w:r>
        <w:t>Knowledge Bases and Ontologies for Events</w:t>
      </w:r>
    </w:p>
    <w:p w14:paraId="37775763" w14:textId="77777777" w:rsidR="008D3C17" w:rsidRDefault="00000000" w:rsidP="005A008E">
      <w:pPr>
        <w:pStyle w:val="FirstParagraph"/>
        <w:spacing w:line="360" w:lineRule="auto"/>
      </w:pPr>
      <w:r>
        <w:t>Knowledge bases (KBs) and ontologies complement extraction by providing reference data and semantic structure against which extracted items can be validated and reasoned over. Several event-oriented vocabularies have been proposed.</w:t>
      </w:r>
    </w:p>
    <w:p w14:paraId="786044A8" w14:textId="77777777" w:rsidR="008D3C17" w:rsidRDefault="00000000" w:rsidP="005A008E">
      <w:pPr>
        <w:pStyle w:val="BodyText"/>
        <w:spacing w:line="360" w:lineRule="auto"/>
      </w:pPr>
      <w:r>
        <w:t>The Event Ontology by Raimond and colleagues defines an abstract notion of an event with participants, agents, places, and times. The Linking Open Descriptions of Events (LODE) vocabulary [28] simplifies the Event Ontology for use in linked data. Both vocabularies are expressed in RDF/OWL and emphasise interoperability across data sets.</w:t>
      </w:r>
    </w:p>
    <w:p w14:paraId="2036DD1D" w14:textId="77777777" w:rsidR="008D3C17" w:rsidRDefault="00000000" w:rsidP="005A008E">
      <w:pPr>
        <w:pStyle w:val="BodyText"/>
        <w:spacing w:line="360" w:lineRule="auto"/>
      </w:pPr>
      <w:r>
        <w:t>For violence specifically, Piskorski and colleagues developed the Politically Motivated Violent Events (PMVE) ontology as the underpinning of the NEXUS system [29]. PMVE encodes violence-relevant classes and relations (perpetrator, victim, target, weapon, location, time) in OWL and supports rule-based reasoning over extracted facts. The taxonomy in this thesis is conceptually similar to PMVE in its breakdown of violence types, but is tailored to African conflict patterns and is implemented as a structured object in the application knowledge base rather than as an OWL ontology, on grounds of implementation simplicity and operational utility.</w:t>
      </w:r>
    </w:p>
    <w:p w14:paraId="73CD7394" w14:textId="77777777" w:rsidR="008D3C17" w:rsidRDefault="00000000" w:rsidP="005A008E">
      <w:pPr>
        <w:pStyle w:val="BodyText"/>
        <w:spacing w:line="360" w:lineRule="auto"/>
      </w:pPr>
      <w:r>
        <w:lastRenderedPageBreak/>
        <w:t>The knowledge base in VioNER is structured rather than ontological. It consists of normalised dictionaries of armed groups (with name variants, country of operation, region), African cities and regions (with country and parent administrative unit), and weapons (grouped by category). The KB is loaded at inference time and is used both to validate raw NER spans (a span tagged ACTOR is upweighted if it matches a known armed group) and to enrich extracted records (a CITY span is annotated with its country of operation when the city is present in the dictionary). The structured-knowledge-base approach sacrifices some expressivity relative to RDF/OWL but is markedly easier to maintain and to integrate with the application layer.</w:t>
      </w:r>
    </w:p>
    <w:p w14:paraId="2BD7F100" w14:textId="76D48115" w:rsidR="008D3C17" w:rsidRDefault="00000000" w:rsidP="005A008E">
      <w:pPr>
        <w:pStyle w:val="Heading1"/>
        <w:spacing w:line="360" w:lineRule="auto"/>
      </w:pPr>
      <w:bookmarkStart w:id="390" w:name="related-work"/>
      <w:bookmarkEnd w:id="363"/>
      <w:bookmarkEnd w:id="388"/>
      <w:del w:id="391" w:author="Accreditation" w:date="2026-05-20T15:49:00Z" w16du:dateUtc="2026-05-20T12:49:00Z">
        <w:r w:rsidDel="00C22A33">
          <w:delText xml:space="preserve">3. </w:delText>
        </w:r>
      </w:del>
      <w:r>
        <w:t>Related Work</w:t>
      </w:r>
    </w:p>
    <w:p w14:paraId="164546C6" w14:textId="77777777" w:rsidR="008D3C17" w:rsidRDefault="00000000" w:rsidP="005A008E">
      <w:pPr>
        <w:pStyle w:val="FirstParagraph"/>
        <w:spacing w:line="360" w:lineRule="auto"/>
      </w:pPr>
      <w:r>
        <w:t>Where Chapter 2 surveyed the field at the level of theory and methods, this chapter zooms in on the specific systems that VioNER either builds on or distinguishes itself from. Only concrete systems are reviewed — published papers, peer-reviewed conference proceedings, masters and doctoral theses, and technical reports — and each is read in light of what it tells me about the design choices I had to make in VioNER. A summary of the gaps that VioNER bridges closes the chapter.</w:t>
      </w:r>
    </w:p>
    <w:p w14:paraId="7AB8CF20" w14:textId="4F12574E" w:rsidR="008D3C17" w:rsidRDefault="00000000" w:rsidP="005A008E">
      <w:pPr>
        <w:pStyle w:val="Heading2"/>
        <w:spacing w:line="360" w:lineRule="auto"/>
      </w:pPr>
      <w:bookmarkStart w:id="392" w:name="general-event-extraction-from-news"/>
      <w:del w:id="393" w:author="Accreditation" w:date="2026-05-20T15:49:00Z" w16du:dateUtc="2026-05-20T12:49:00Z">
        <w:r w:rsidDel="00C22A33">
          <w:delText xml:space="preserve">3.1 </w:delText>
        </w:r>
      </w:del>
      <w:r>
        <w:t>General Event Extraction from News</w:t>
      </w:r>
    </w:p>
    <w:p w14:paraId="1EEEFD7B" w14:textId="77777777" w:rsidR="008D3C17" w:rsidRDefault="00000000" w:rsidP="005A008E">
      <w:pPr>
        <w:pStyle w:val="FirstParagraph"/>
        <w:spacing w:line="360" w:lineRule="auto"/>
      </w:pPr>
      <w:r>
        <w:t>Tanev, Atkinson, and Piskorski [1] built an early version of what operational crisis-monitoring infrastructure actually looks like at scale: a multilingual pipeline that pulls news from many feeds, recognises events through hand-written patterns, and clusters them geographically so that an emerging story can be tracked across sources. What I take from their work is the engineering attitude — they treat scale as the central problem rather than treating it as an afterthought. What I don’t take is the pattern-based event recognition. Their system does not produce structured 5W1H records that a downstream analyst could query, and patterns alone do not scale across the actor-name and place-name diversity of African conflict reporting.</w:t>
      </w:r>
    </w:p>
    <w:p w14:paraId="517F1F17" w14:textId="77777777" w:rsidR="008D3C17" w:rsidRDefault="00000000" w:rsidP="005A008E">
      <w:pPr>
        <w:pStyle w:val="BodyText"/>
        <w:spacing w:line="360" w:lineRule="auto"/>
      </w:pPr>
      <w:r>
        <w:lastRenderedPageBreak/>
        <w:t>Hogenboom and colleagues survey the broader event-extraction landscape twice, with a slightly different cut each time [16], [4]. Their conclusion in both surveys is the same: data-driven methods generalise but lose precision on rare event types, knowledge-driven methods are precise but fragile, and the hybrid pipelines that mix the two outperform either pure approach in operational settings. VioNER takes this seriously. The NER component is data-driven; the post-processing layer (5W1H grouping, KB lookup, taxonomy assignment) is rule-driven; the two communicate through confidence scores and KB metadata rather than trying to do the whole job in either paradigm.</w:t>
      </w:r>
    </w:p>
    <w:p w14:paraId="14D8932B" w14:textId="633D355A" w:rsidR="008D3C17" w:rsidRDefault="00000000" w:rsidP="005A008E">
      <w:pPr>
        <w:pStyle w:val="BodyText"/>
        <w:spacing w:line="360" w:lineRule="auto"/>
      </w:pPr>
      <w:r>
        <w:t xml:space="preserve">YAGO [30] is a different beast — Suchanek, Kasneci, and Weikum extract millions of facts from Wikipedia infoboxes and WordNet hierarchies into a single OWL ontology. YAGO is not directly comparable to VioNER (its source is semi-structured rather than free text) but two of its design choices are instructive. First, where the source has structure, you should use it; an infobox is a gift compared to a paragraph. Second, embedding extracted facts in an ontology — not just storing them as rows — gives the result analytical leverage that flat records do not. The four-level taxonomy in </w:t>
      </w:r>
      <w:del w:id="394" w:author="Accreditation" w:date="2026-05-20T15:46:00Z" w16du:dateUtc="2026-05-20T12:46:00Z">
        <w:r w:rsidDel="00C22A33">
          <w:delText>§</w:delText>
        </w:r>
      </w:del>
      <w:ins w:id="395" w:author="Accreditation" w:date="2026-05-20T15:46:00Z" w16du:dateUtc="2026-05-20T12:46:00Z">
        <w:r w:rsidR="00C22A33">
          <w:t xml:space="preserve">Section </w:t>
        </w:r>
      </w:ins>
      <w:r>
        <w:t>4.4 is my answer to that second observation, applied to a free-text extraction setting where I do not get YAGO’s infobox luxury.</w:t>
      </w:r>
    </w:p>
    <w:p w14:paraId="53929BFB" w14:textId="77777777" w:rsidR="008D3C17" w:rsidRDefault="00000000" w:rsidP="005A008E">
      <w:pPr>
        <w:pStyle w:val="BodyText"/>
        <w:spacing w:line="360" w:lineRule="auto"/>
      </w:pPr>
      <w:r>
        <w:t>Hienert and Luciano [31] extend the YAGO idea to historical events in Wikipedia using LODE. Their pipeline assumes the same semi-structured input. I cite it here mainly as a counterpoint: extracting from a Wikipedia article that already names “Battle of Adwa, 1896” in its title is a fundamentally easier problem than extracting events from ACLED notes or full-length news articles where the event has to be inferred from prose.</w:t>
      </w:r>
    </w:p>
    <w:p w14:paraId="3A76D156" w14:textId="711E7069" w:rsidR="008D3C17" w:rsidRDefault="00000000" w:rsidP="005A008E">
      <w:pPr>
        <w:pStyle w:val="Heading2"/>
        <w:spacing w:line="360" w:lineRule="auto"/>
      </w:pPr>
      <w:bookmarkStart w:id="396" w:name="Xeadf47f6dc6f8752ac609e85aff475122025ae4"/>
      <w:bookmarkEnd w:id="392"/>
      <w:del w:id="397" w:author="Accreditation" w:date="2026-05-20T15:49:00Z" w16du:dateUtc="2026-05-20T12:49:00Z">
        <w:r w:rsidDel="00C22A33">
          <w:delText xml:space="preserve">3.2 </w:delText>
        </w:r>
      </w:del>
      <w:r>
        <w:t>Violence-Specific Event Extraction Systems</w:t>
      </w:r>
    </w:p>
    <w:p w14:paraId="7B49B252" w14:textId="77777777" w:rsidR="008D3C17" w:rsidRDefault="00000000" w:rsidP="005A008E">
      <w:pPr>
        <w:pStyle w:val="FirstParagraph"/>
        <w:spacing w:line="360" w:lineRule="auto"/>
      </w:pPr>
      <w:r>
        <w:t xml:space="preserve">The NEXUS system [29] is the closest stylistic precedent in violence-specific extraction. Piskorski, Tanev, and Wennerberg filter incoming news with keywords, run linguistic patterns to find violence-relevant sentences, then snap extracted entities onto the classes of their Politically Motivated Violent Events ontology. I draw two lessons from NEXUS. The </w:t>
      </w:r>
      <w:r>
        <w:lastRenderedPageBreak/>
        <w:t>principled ontology — PMVE — shows how much analytical reach a tight conceptual model gives downstream consumers, and my four-level taxonomy is partly a response to that. At the same time, NEXUS demonstrates how expensive pattern-based recognition becomes once the actor and place vocabularies shift: it was tuned to European security incidents, and porting it to the African continent — with several hundred armed groups and tens of thousands of locality names — would require essentially rebuilding the pattern base. I chose fine-tuned BERT precisely because it amortises that vocabulary work into the pre-training stage.</w:t>
      </w:r>
    </w:p>
    <w:p w14:paraId="554AEB13" w14:textId="3E34979C" w:rsidR="008D3C17" w:rsidRDefault="00000000" w:rsidP="005A008E">
      <w:pPr>
        <w:pStyle w:val="BodyText"/>
        <w:spacing w:line="360" w:lineRule="auto"/>
      </w:pPr>
      <w:r>
        <w:t xml:space="preserve">Two social-media-oriented papers sit at the edge of relevance to my work. Becker and colleagues [32] extract </w:t>
      </w:r>
      <w:r>
        <w:rPr>
          <w:i/>
          <w:iCs/>
        </w:rPr>
        <w:t>planned</w:t>
      </w:r>
      <w:r>
        <w:t xml:space="preserve"> events by exploiting platform-specific structured fields (event titles, dates, locations posted on Eventful) alongside the unstructured discussion that surrounds them. Magnuson and colleagues [33] build a related Twitter recommendation system over Eventbrite. Both targets differ from violent events on every axis — events are unplanned and adversarial, the source is not authoritative, and there is no structured platform-side metadata to lean on — so I do not adopt their pipelines. The architectural lesson I do take is the explicit pairing of structured platform data with unstructured text; the knowledge base in </w:t>
      </w:r>
      <w:del w:id="398" w:author="Accreditation" w:date="2026-05-20T15:46:00Z" w16du:dateUtc="2026-05-20T12:46:00Z">
        <w:r w:rsidDel="00C22A33">
          <w:delText>§</w:delText>
        </w:r>
      </w:del>
      <w:ins w:id="399" w:author="Accreditation" w:date="2026-05-20T15:46:00Z" w16du:dateUtc="2026-05-20T12:46:00Z">
        <w:r w:rsidR="00C22A33">
          <w:t xml:space="preserve">Section </w:t>
        </w:r>
      </w:ins>
      <w:r>
        <w:t>4.5 plays the role that Eventful or Eventbrite plays in Becker’s setting.</w:t>
      </w:r>
    </w:p>
    <w:p w14:paraId="36291856" w14:textId="77777777" w:rsidR="008D3C17" w:rsidRDefault="00000000" w:rsidP="005A008E">
      <w:pPr>
        <w:pStyle w:val="BodyText"/>
        <w:spacing w:line="360" w:lineRule="auto"/>
      </w:pPr>
      <w:r>
        <w:t>Aratefeh and Khreich [34] survey event detection on Twitter specifically and catalogue the supervised, unsupervised, and hybrid techniques that have been tried for the short-text, high-noise regime. VioNER processes news rather than tweets, so the survey does not drive my architecture, but the noise-handling and short-text techniques it catalogues are the natural starting point if I extend VioNER to citizen-journalist sources in future work.</w:t>
      </w:r>
    </w:p>
    <w:p w14:paraId="61976C50" w14:textId="2A591886" w:rsidR="008D3C17" w:rsidRDefault="00000000">
      <w:pPr>
        <w:pStyle w:val="Heading2"/>
        <w:pPrChange w:id="400" w:author="Accreditation" w:date="2026-05-20T15:49:00Z" w16du:dateUtc="2026-05-20T12:49:00Z">
          <w:pPr>
            <w:pStyle w:val="Heading2"/>
            <w:spacing w:line="360" w:lineRule="auto"/>
          </w:pPr>
        </w:pPrChange>
      </w:pPr>
      <w:bookmarkStart w:id="401" w:name="event-extraction-in-the-african-context"/>
      <w:bookmarkEnd w:id="396"/>
      <w:del w:id="402" w:author="Accreditation" w:date="2026-05-20T15:49:00Z" w16du:dateUtc="2026-05-20T12:49:00Z">
        <w:r w:rsidDel="00C22A33">
          <w:delText xml:space="preserve">3.3 </w:delText>
        </w:r>
      </w:del>
      <w:r>
        <w:t>Event Extraction in the African Context</w:t>
      </w:r>
    </w:p>
    <w:p w14:paraId="0923276F" w14:textId="77777777" w:rsidR="008D3C17" w:rsidRDefault="00000000" w:rsidP="005A008E">
      <w:pPr>
        <w:pStyle w:val="FirstParagraph"/>
        <w:spacing w:line="360" w:lineRule="auto"/>
      </w:pPr>
      <w:r>
        <w:t xml:space="preserve">The closest predecessor to VioNER is the work of Taye Abdulkadir Edris and Sungkur, who developed a system for extracting 5W characteristics of violent events in the African context [35]. Their system combines linguistic preprocessing with Stanford CoreNLP and machine-learning classification with Weka. They report results on a modest annotated </w:t>
      </w:r>
      <w:r>
        <w:lastRenderedPageBreak/>
        <w:t>corpus and demonstrate that domain-specific adaptation improves performance over generic baselines on African text.</w:t>
      </w:r>
    </w:p>
    <w:p w14:paraId="24AC9628" w14:textId="77777777" w:rsidR="008D3C17" w:rsidRDefault="00000000" w:rsidP="005A008E">
      <w:pPr>
        <w:pStyle w:val="BodyText"/>
        <w:spacing w:line="360" w:lineRule="auto"/>
      </w:pPr>
      <w:r>
        <w:t>The differences between Taye Abdulkadir’s work and mine are substantial. First, that implementation uses Stanford CoreNLP and Weka, which limits access to modern transformer architectures; I use Hugging Face Transformers and a fine-tuned BERT. Second, the earlier annotated corpus is modest in size, while VioNER trains on approximately fifty thousand examples derived from ACLED and template augmentation. Third, this thesis develops an explicit hierarchical taxonomy of African violent events with approximately ninety-five terminal categories, curates a knowledge base of armed groups and locations, and packages the system as a deployable web application; Taye Abdulkadir’s work stops at the model boundary. Fourth, I address class imbalance explicitly through focal loss and stratified sampling rather than leaving it to the supervised learner.</w:t>
      </w:r>
    </w:p>
    <w:p w14:paraId="0C09454A" w14:textId="77777777" w:rsidR="008D3C17" w:rsidRDefault="00000000" w:rsidP="005A008E">
      <w:pPr>
        <w:pStyle w:val="BodyText"/>
        <w:spacing w:line="360" w:lineRule="auto"/>
      </w:pPr>
      <w:r>
        <w:t>The relationship between the two works is therefore one of foundation and extension. Taye Abdulkadir established the feasibility of 5W extraction on African conflict text; this thesis extends that line in scale, architecture, taxonomy, knowledge-base integration, and operational packaging.</w:t>
      </w:r>
    </w:p>
    <w:p w14:paraId="5AB3E9AB" w14:textId="063BDFC6" w:rsidR="008D3C17" w:rsidRDefault="00000000">
      <w:pPr>
        <w:pStyle w:val="Heading2"/>
        <w:pPrChange w:id="403" w:author="Accreditation" w:date="2026-05-20T15:49:00Z" w16du:dateUtc="2026-05-20T12:49:00Z">
          <w:pPr>
            <w:pStyle w:val="Heading2"/>
            <w:spacing w:line="360" w:lineRule="auto"/>
          </w:pPr>
        </w:pPrChange>
      </w:pPr>
      <w:bookmarkStart w:id="404" w:name="hierarchical-event-classification"/>
      <w:bookmarkEnd w:id="401"/>
      <w:del w:id="405" w:author="Accreditation" w:date="2026-05-20T15:49:00Z" w16du:dateUtc="2026-05-20T12:49:00Z">
        <w:r w:rsidDel="00C22A33">
          <w:delText xml:space="preserve">3.4 </w:delText>
        </w:r>
      </w:del>
      <w:r>
        <w:t>Hierarchical Event Classification</w:t>
      </w:r>
    </w:p>
    <w:p w14:paraId="43183165" w14:textId="77777777" w:rsidR="008D3C17" w:rsidRDefault="00000000" w:rsidP="005A008E">
      <w:pPr>
        <w:pStyle w:val="FirstParagraph"/>
        <w:spacing w:line="360" w:lineRule="auto"/>
      </w:pPr>
      <w:r>
        <w:t>Hierarchical classification of events is most fully developed in the work of Wang and Zhao on Chinese news 5W1H semantic-element extraction [36]. They define the News Ontology Event Model (NOEM) and populate it with extracted assertions as RDF triples. While the linguistic challenges of Chinese differ from those of English, the architectural pattern of feeding extraction output into a structured ontology with hierarchical classes is a direct antecedent of the post-NER taxonomy pipeline in VioNER.</w:t>
      </w:r>
    </w:p>
    <w:p w14:paraId="122BB53A" w14:textId="77777777" w:rsidR="008D3C17" w:rsidRDefault="00000000" w:rsidP="005A008E">
      <w:pPr>
        <w:pStyle w:val="BodyText"/>
        <w:spacing w:line="360" w:lineRule="auto"/>
      </w:pPr>
      <w:r>
        <w:t xml:space="preserve">ACLED’s own taxonomy is the other obvious precedent for hierarchical violence categorisation [8]. ACLED uses two levels — event type and sub-event type — with about twenty-five sub-event categories in total. I extend that in two directions: depth, by adding </w:t>
      </w:r>
      <w:r>
        <w:lastRenderedPageBreak/>
        <w:t>an intermediate Level 2 above and a detailed Level 4 below; and breadth, by introducing African-specific categories (pastoralist-farmer clashes, communal cattle raiding, post-election revenge violence) that ACLED folds into broader buckets. The extra depth costs me classification accuracy at the deepest level — it is harder to distinguish a Level 4 “Roadside Ambush” from a “Complex Ambush” than to pick a Level 1 — but the trade-off makes sense for an operational tool where the analyst can stop at whatever level of granularity they trust.</w:t>
      </w:r>
    </w:p>
    <w:p w14:paraId="31D43B20" w14:textId="02A91451" w:rsidR="008D3C17" w:rsidRDefault="00000000" w:rsidP="005A008E">
      <w:pPr>
        <w:pStyle w:val="BodyText"/>
        <w:spacing w:line="360" w:lineRule="auto"/>
      </w:pPr>
      <w:r>
        <w:t xml:space="preserve">A learned hierarchical classifier could in principle replace the rule-based taxonomy assignment I use today. The classical methods [37] split into top-down cascades — one classifier per level, conditioned on the parent label — and global classifiers that predict the whole path at once. The cascade is easier to debug and train incrementally; the global model can recover from a wrong upper-level prediction. Either is a meaningful upgrade over the rule-based fallback I currently use, and </w:t>
      </w:r>
      <w:del w:id="406" w:author="Accreditation" w:date="2026-05-20T15:46:00Z" w16du:dateUtc="2026-05-20T12:46:00Z">
        <w:r w:rsidDel="00C22A33">
          <w:delText>§</w:delText>
        </w:r>
      </w:del>
      <w:ins w:id="407" w:author="Accreditation" w:date="2026-05-20T15:46:00Z" w16du:dateUtc="2026-05-20T12:46:00Z">
        <w:r w:rsidR="00C22A33">
          <w:t xml:space="preserve">Section </w:t>
        </w:r>
      </w:ins>
      <w:r>
        <w:t>7.5 prioritises the cascade variant.</w:t>
      </w:r>
    </w:p>
    <w:p w14:paraId="35ED1849" w14:textId="32E7D339" w:rsidR="008D3C17" w:rsidRDefault="00000000">
      <w:pPr>
        <w:pStyle w:val="Heading2"/>
        <w:pPrChange w:id="408" w:author="Accreditation" w:date="2026-05-20T15:49:00Z" w16du:dateUtc="2026-05-20T12:49:00Z">
          <w:pPr>
            <w:pStyle w:val="Heading2"/>
            <w:spacing w:line="360" w:lineRule="auto"/>
          </w:pPr>
        </w:pPrChange>
      </w:pPr>
      <w:bookmarkStart w:id="409" w:name="summary-of-gaps-addressed"/>
      <w:bookmarkEnd w:id="404"/>
      <w:del w:id="410" w:author="Accreditation" w:date="2026-05-20T15:49:00Z" w16du:dateUtc="2026-05-20T12:49:00Z">
        <w:r w:rsidDel="00C22A33">
          <w:delText xml:space="preserve">3.5 </w:delText>
        </w:r>
      </w:del>
      <w:r>
        <w:t>Summary of Gaps Addressed</w:t>
      </w:r>
    </w:p>
    <w:p w14:paraId="63C9844E" w14:textId="77777777" w:rsidR="008D3C17" w:rsidRDefault="00000000" w:rsidP="005A008E">
      <w:pPr>
        <w:pStyle w:val="FirstParagraph"/>
        <w:spacing w:line="360" w:lineRule="auto"/>
      </w:pPr>
      <w:r>
        <w:t>Table 3.1 compares the most directly related prior systems with VioNER along seven dimensions: NLP backbone, entity-schema size, target languages, regional focus, taxonomy depth, presence of a curated knowledge base, and operational packaging.</w:t>
      </w:r>
    </w:p>
    <w:p w14:paraId="44E591BB" w14:textId="77777777" w:rsidR="008D3C17" w:rsidRDefault="00000000" w:rsidP="005A008E">
      <w:pPr>
        <w:pStyle w:val="BodyText"/>
        <w:spacing w:line="360" w:lineRule="auto"/>
      </w:pPr>
      <w:r>
        <w:rPr>
          <w:i/>
          <w:iCs/>
        </w:rPr>
        <w:t>Table 3.1: Comparative position of VioNER relative to prior systems</w:t>
      </w:r>
    </w:p>
    <w:tbl>
      <w:tblPr>
        <w:tblStyle w:val="Table"/>
        <w:tblW w:w="5000" w:type="pct"/>
        <w:tblLayout w:type="fixed"/>
        <w:tblLook w:val="0020" w:firstRow="1" w:lastRow="0" w:firstColumn="0" w:lastColumn="0" w:noHBand="0" w:noVBand="0"/>
      </w:tblPr>
      <w:tblGrid>
        <w:gridCol w:w="1721"/>
        <w:gridCol w:w="1445"/>
        <w:gridCol w:w="550"/>
        <w:gridCol w:w="757"/>
        <w:gridCol w:w="1101"/>
        <w:gridCol w:w="1101"/>
        <w:gridCol w:w="1101"/>
        <w:gridCol w:w="1584"/>
      </w:tblGrid>
      <w:tr w:rsidR="008D3C17" w14:paraId="36DE20BB"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1455" w:type="dxa"/>
          </w:tcPr>
          <w:p w14:paraId="36149444" w14:textId="77777777" w:rsidR="008D3C17" w:rsidRDefault="00000000" w:rsidP="005A008E">
            <w:pPr>
              <w:pStyle w:val="Compact"/>
              <w:spacing w:line="360" w:lineRule="auto"/>
            </w:pPr>
            <w:r>
              <w:t>System / dimension</w:t>
            </w:r>
          </w:p>
        </w:tc>
        <w:tc>
          <w:tcPr>
            <w:tcW w:w="1222" w:type="dxa"/>
          </w:tcPr>
          <w:p w14:paraId="4E88CCAB" w14:textId="77777777" w:rsidR="008D3C17" w:rsidRDefault="00000000" w:rsidP="005A008E">
            <w:pPr>
              <w:pStyle w:val="Compact"/>
              <w:spacing w:line="360" w:lineRule="auto"/>
            </w:pPr>
            <w:r>
              <w:t>NLP backbone</w:t>
            </w:r>
          </w:p>
        </w:tc>
        <w:tc>
          <w:tcPr>
            <w:tcW w:w="465" w:type="dxa"/>
          </w:tcPr>
          <w:p w14:paraId="71209F66" w14:textId="77777777" w:rsidR="008D3C17" w:rsidRDefault="00000000" w:rsidP="005A008E">
            <w:pPr>
              <w:pStyle w:val="Compact"/>
              <w:spacing w:line="360" w:lineRule="auto"/>
              <w:jc w:val="center"/>
            </w:pPr>
            <w:r>
              <w:t>Schema</w:t>
            </w:r>
          </w:p>
        </w:tc>
        <w:tc>
          <w:tcPr>
            <w:tcW w:w="640" w:type="dxa"/>
          </w:tcPr>
          <w:p w14:paraId="0B8FFFBF" w14:textId="77777777" w:rsidR="008D3C17" w:rsidRDefault="00000000" w:rsidP="005A008E">
            <w:pPr>
              <w:pStyle w:val="Compact"/>
              <w:spacing w:line="360" w:lineRule="auto"/>
            </w:pPr>
            <w:r>
              <w:t>Languages</w:t>
            </w:r>
          </w:p>
        </w:tc>
        <w:tc>
          <w:tcPr>
            <w:tcW w:w="931" w:type="dxa"/>
          </w:tcPr>
          <w:p w14:paraId="2E53073F" w14:textId="77777777" w:rsidR="008D3C17" w:rsidRDefault="00000000" w:rsidP="005A008E">
            <w:pPr>
              <w:pStyle w:val="Compact"/>
              <w:spacing w:line="360" w:lineRule="auto"/>
            </w:pPr>
            <w:r>
              <w:t>Regional focus</w:t>
            </w:r>
          </w:p>
        </w:tc>
        <w:tc>
          <w:tcPr>
            <w:tcW w:w="931" w:type="dxa"/>
          </w:tcPr>
          <w:p w14:paraId="4249D2F4" w14:textId="77777777" w:rsidR="008D3C17" w:rsidRDefault="00000000" w:rsidP="005A008E">
            <w:pPr>
              <w:pStyle w:val="Compact"/>
              <w:spacing w:line="360" w:lineRule="auto"/>
              <w:jc w:val="center"/>
            </w:pPr>
            <w:r>
              <w:t>Taxonomy depth</w:t>
            </w:r>
          </w:p>
        </w:tc>
        <w:tc>
          <w:tcPr>
            <w:tcW w:w="931" w:type="dxa"/>
          </w:tcPr>
          <w:p w14:paraId="252EB707" w14:textId="77777777" w:rsidR="008D3C17" w:rsidRDefault="00000000" w:rsidP="005A008E">
            <w:pPr>
              <w:pStyle w:val="Compact"/>
              <w:spacing w:line="360" w:lineRule="auto"/>
              <w:jc w:val="center"/>
            </w:pPr>
            <w:r>
              <w:t>KB integration</w:t>
            </w:r>
          </w:p>
        </w:tc>
        <w:tc>
          <w:tcPr>
            <w:tcW w:w="1339" w:type="dxa"/>
          </w:tcPr>
          <w:p w14:paraId="0C305FF6" w14:textId="77777777" w:rsidR="008D3C17" w:rsidRDefault="00000000" w:rsidP="005A008E">
            <w:pPr>
              <w:pStyle w:val="Compact"/>
              <w:spacing w:line="360" w:lineRule="auto"/>
            </w:pPr>
            <w:r>
              <w:t>Operational packaging</w:t>
            </w:r>
          </w:p>
        </w:tc>
      </w:tr>
      <w:tr w:rsidR="008D3C17" w14:paraId="5B542619" w14:textId="77777777">
        <w:tc>
          <w:tcPr>
            <w:tcW w:w="1455" w:type="dxa"/>
          </w:tcPr>
          <w:p w14:paraId="029A80E7" w14:textId="77777777" w:rsidR="008D3C17" w:rsidRDefault="00000000" w:rsidP="005A008E">
            <w:pPr>
              <w:pStyle w:val="Compact"/>
              <w:spacing w:line="360" w:lineRule="auto"/>
            </w:pPr>
            <w:r>
              <w:t>NEXUS [29]</w:t>
            </w:r>
          </w:p>
        </w:tc>
        <w:tc>
          <w:tcPr>
            <w:tcW w:w="1222" w:type="dxa"/>
          </w:tcPr>
          <w:p w14:paraId="7C4FBEA9" w14:textId="77777777" w:rsidR="008D3C17" w:rsidRDefault="00000000" w:rsidP="005A008E">
            <w:pPr>
              <w:pStyle w:val="Compact"/>
              <w:spacing w:line="360" w:lineRule="auto"/>
            </w:pPr>
            <w:r>
              <w:t>Pattern + linguistic</w:t>
            </w:r>
          </w:p>
        </w:tc>
        <w:tc>
          <w:tcPr>
            <w:tcW w:w="465" w:type="dxa"/>
          </w:tcPr>
          <w:p w14:paraId="1A5241B3" w14:textId="77777777" w:rsidR="008D3C17" w:rsidRDefault="00000000" w:rsidP="005A008E">
            <w:pPr>
              <w:pStyle w:val="Compact"/>
              <w:spacing w:line="360" w:lineRule="auto"/>
              <w:jc w:val="center"/>
            </w:pPr>
            <w:r>
              <w:t>~8</w:t>
            </w:r>
          </w:p>
        </w:tc>
        <w:tc>
          <w:tcPr>
            <w:tcW w:w="640" w:type="dxa"/>
          </w:tcPr>
          <w:p w14:paraId="60AF3496" w14:textId="77777777" w:rsidR="008D3C17" w:rsidRDefault="00000000" w:rsidP="005A008E">
            <w:pPr>
              <w:pStyle w:val="Compact"/>
              <w:spacing w:line="360" w:lineRule="auto"/>
            </w:pPr>
            <w:r>
              <w:t>Multilingual (EU)</w:t>
            </w:r>
          </w:p>
        </w:tc>
        <w:tc>
          <w:tcPr>
            <w:tcW w:w="931" w:type="dxa"/>
          </w:tcPr>
          <w:p w14:paraId="3C81400D" w14:textId="77777777" w:rsidR="008D3C17" w:rsidRDefault="00000000" w:rsidP="005A008E">
            <w:pPr>
              <w:pStyle w:val="Compact"/>
              <w:spacing w:line="360" w:lineRule="auto"/>
            </w:pPr>
            <w:r>
              <w:t>Europe</w:t>
            </w:r>
          </w:p>
        </w:tc>
        <w:tc>
          <w:tcPr>
            <w:tcW w:w="931" w:type="dxa"/>
          </w:tcPr>
          <w:p w14:paraId="4582F93B" w14:textId="77777777" w:rsidR="008D3C17" w:rsidRDefault="00000000" w:rsidP="005A008E">
            <w:pPr>
              <w:pStyle w:val="Compact"/>
              <w:spacing w:line="360" w:lineRule="auto"/>
              <w:jc w:val="center"/>
            </w:pPr>
            <w:r>
              <w:t>2 levels</w:t>
            </w:r>
          </w:p>
        </w:tc>
        <w:tc>
          <w:tcPr>
            <w:tcW w:w="931" w:type="dxa"/>
          </w:tcPr>
          <w:p w14:paraId="4CA0235A" w14:textId="77777777" w:rsidR="008D3C17" w:rsidRDefault="00000000" w:rsidP="005A008E">
            <w:pPr>
              <w:pStyle w:val="Compact"/>
              <w:spacing w:line="360" w:lineRule="auto"/>
              <w:jc w:val="center"/>
            </w:pPr>
            <w:r>
              <w:t>PMVE ontology</w:t>
            </w:r>
          </w:p>
        </w:tc>
        <w:tc>
          <w:tcPr>
            <w:tcW w:w="1339" w:type="dxa"/>
          </w:tcPr>
          <w:p w14:paraId="36790225" w14:textId="77777777" w:rsidR="008D3C17" w:rsidRDefault="00000000" w:rsidP="005A008E">
            <w:pPr>
              <w:pStyle w:val="Compact"/>
              <w:spacing w:line="360" w:lineRule="auto"/>
            </w:pPr>
            <w:r>
              <w:t>Internal prototype</w:t>
            </w:r>
          </w:p>
        </w:tc>
      </w:tr>
      <w:tr w:rsidR="008D3C17" w14:paraId="4DFE0A18" w14:textId="77777777">
        <w:tc>
          <w:tcPr>
            <w:tcW w:w="1455" w:type="dxa"/>
          </w:tcPr>
          <w:p w14:paraId="4646730F" w14:textId="77777777" w:rsidR="008D3C17" w:rsidRDefault="00000000" w:rsidP="005A008E">
            <w:pPr>
              <w:pStyle w:val="Compact"/>
              <w:spacing w:line="360" w:lineRule="auto"/>
            </w:pPr>
            <w:r>
              <w:t>Tanev et al. [1]</w:t>
            </w:r>
          </w:p>
        </w:tc>
        <w:tc>
          <w:tcPr>
            <w:tcW w:w="1222" w:type="dxa"/>
          </w:tcPr>
          <w:p w14:paraId="17B8E875" w14:textId="77777777" w:rsidR="008D3C17" w:rsidRDefault="00000000" w:rsidP="005A008E">
            <w:pPr>
              <w:pStyle w:val="Compact"/>
              <w:spacing w:line="360" w:lineRule="auto"/>
            </w:pPr>
            <w:r>
              <w:t>Pattern + linguistic</w:t>
            </w:r>
          </w:p>
        </w:tc>
        <w:tc>
          <w:tcPr>
            <w:tcW w:w="465" w:type="dxa"/>
          </w:tcPr>
          <w:p w14:paraId="2BBA9A76" w14:textId="77777777" w:rsidR="008D3C17" w:rsidRDefault="00000000" w:rsidP="005A008E">
            <w:pPr>
              <w:pStyle w:val="Compact"/>
              <w:spacing w:line="360" w:lineRule="auto"/>
              <w:jc w:val="center"/>
            </w:pPr>
            <w:r>
              <w:t>~6</w:t>
            </w:r>
          </w:p>
        </w:tc>
        <w:tc>
          <w:tcPr>
            <w:tcW w:w="640" w:type="dxa"/>
          </w:tcPr>
          <w:p w14:paraId="30C45F0F" w14:textId="77777777" w:rsidR="008D3C17" w:rsidRDefault="00000000" w:rsidP="005A008E">
            <w:pPr>
              <w:pStyle w:val="Compact"/>
              <w:spacing w:line="360" w:lineRule="auto"/>
            </w:pPr>
            <w:r>
              <w:t>Multilingu</w:t>
            </w:r>
            <w:r>
              <w:lastRenderedPageBreak/>
              <w:t>al</w:t>
            </w:r>
          </w:p>
        </w:tc>
        <w:tc>
          <w:tcPr>
            <w:tcW w:w="931" w:type="dxa"/>
          </w:tcPr>
          <w:p w14:paraId="787F9325" w14:textId="77777777" w:rsidR="008D3C17" w:rsidRDefault="00000000" w:rsidP="005A008E">
            <w:pPr>
              <w:pStyle w:val="Compact"/>
              <w:spacing w:line="360" w:lineRule="auto"/>
            </w:pPr>
            <w:r>
              <w:lastRenderedPageBreak/>
              <w:t>Global</w:t>
            </w:r>
          </w:p>
        </w:tc>
        <w:tc>
          <w:tcPr>
            <w:tcW w:w="931" w:type="dxa"/>
          </w:tcPr>
          <w:p w14:paraId="513CE455" w14:textId="77777777" w:rsidR="008D3C17" w:rsidRDefault="00000000" w:rsidP="005A008E">
            <w:pPr>
              <w:pStyle w:val="Compact"/>
              <w:spacing w:line="360" w:lineRule="auto"/>
              <w:jc w:val="center"/>
            </w:pPr>
            <w:r>
              <w:t>1 level</w:t>
            </w:r>
          </w:p>
        </w:tc>
        <w:tc>
          <w:tcPr>
            <w:tcW w:w="931" w:type="dxa"/>
          </w:tcPr>
          <w:p w14:paraId="28106E51" w14:textId="77777777" w:rsidR="008D3C17" w:rsidRDefault="00000000" w:rsidP="005A008E">
            <w:pPr>
              <w:pStyle w:val="Compact"/>
              <w:spacing w:line="360" w:lineRule="auto"/>
              <w:jc w:val="center"/>
            </w:pPr>
            <w:r>
              <w:t>None curated</w:t>
            </w:r>
          </w:p>
        </w:tc>
        <w:tc>
          <w:tcPr>
            <w:tcW w:w="1339" w:type="dxa"/>
          </w:tcPr>
          <w:p w14:paraId="1964E050" w14:textId="77777777" w:rsidR="008D3C17" w:rsidRDefault="00000000" w:rsidP="005A008E">
            <w:pPr>
              <w:pStyle w:val="Compact"/>
              <w:spacing w:line="360" w:lineRule="auto"/>
            </w:pPr>
            <w:r>
              <w:t>Internal system</w:t>
            </w:r>
          </w:p>
        </w:tc>
      </w:tr>
      <w:tr w:rsidR="008D3C17" w14:paraId="689B66EA" w14:textId="77777777">
        <w:tc>
          <w:tcPr>
            <w:tcW w:w="1455" w:type="dxa"/>
          </w:tcPr>
          <w:p w14:paraId="25D61AEE" w14:textId="77777777" w:rsidR="008D3C17" w:rsidRDefault="00000000" w:rsidP="005A008E">
            <w:pPr>
              <w:pStyle w:val="Compact"/>
              <w:spacing w:line="360" w:lineRule="auto"/>
            </w:pPr>
            <w:r>
              <w:t>YAGO [30]</w:t>
            </w:r>
          </w:p>
        </w:tc>
        <w:tc>
          <w:tcPr>
            <w:tcW w:w="1222" w:type="dxa"/>
          </w:tcPr>
          <w:p w14:paraId="21D3D8A1" w14:textId="77777777" w:rsidR="008D3C17" w:rsidRDefault="00000000" w:rsidP="005A008E">
            <w:pPr>
              <w:pStyle w:val="Compact"/>
              <w:spacing w:line="360" w:lineRule="auto"/>
            </w:pPr>
            <w:r>
              <w:t>Heuristic / rules</w:t>
            </w:r>
          </w:p>
        </w:tc>
        <w:tc>
          <w:tcPr>
            <w:tcW w:w="465" w:type="dxa"/>
          </w:tcPr>
          <w:p w14:paraId="572A6CDB" w14:textId="77777777" w:rsidR="008D3C17" w:rsidRDefault="00000000" w:rsidP="005A008E">
            <w:pPr>
              <w:pStyle w:val="Compact"/>
              <w:spacing w:line="360" w:lineRule="auto"/>
              <w:jc w:val="center"/>
            </w:pPr>
            <w:r>
              <w:t>n/a</w:t>
            </w:r>
          </w:p>
        </w:tc>
        <w:tc>
          <w:tcPr>
            <w:tcW w:w="640" w:type="dxa"/>
          </w:tcPr>
          <w:p w14:paraId="119EFBA2" w14:textId="77777777" w:rsidR="008D3C17" w:rsidRDefault="00000000" w:rsidP="005A008E">
            <w:pPr>
              <w:pStyle w:val="Compact"/>
              <w:spacing w:line="360" w:lineRule="auto"/>
            </w:pPr>
            <w:r>
              <w:t>English</w:t>
            </w:r>
          </w:p>
        </w:tc>
        <w:tc>
          <w:tcPr>
            <w:tcW w:w="931" w:type="dxa"/>
          </w:tcPr>
          <w:p w14:paraId="1B2822D0" w14:textId="77777777" w:rsidR="008D3C17" w:rsidRDefault="00000000" w:rsidP="005A008E">
            <w:pPr>
              <w:pStyle w:val="Compact"/>
              <w:spacing w:line="360" w:lineRule="auto"/>
            </w:pPr>
            <w:r>
              <w:t>Global Wikipedia</w:t>
            </w:r>
          </w:p>
        </w:tc>
        <w:tc>
          <w:tcPr>
            <w:tcW w:w="931" w:type="dxa"/>
          </w:tcPr>
          <w:p w14:paraId="6DCC3870" w14:textId="77777777" w:rsidR="008D3C17" w:rsidRDefault="00000000" w:rsidP="005A008E">
            <w:pPr>
              <w:pStyle w:val="Compact"/>
              <w:spacing w:line="360" w:lineRule="auto"/>
              <w:jc w:val="center"/>
            </w:pPr>
            <w:r>
              <w:t>n/a</w:t>
            </w:r>
          </w:p>
        </w:tc>
        <w:tc>
          <w:tcPr>
            <w:tcW w:w="931" w:type="dxa"/>
          </w:tcPr>
          <w:p w14:paraId="4E9E0757" w14:textId="77777777" w:rsidR="008D3C17" w:rsidRDefault="00000000" w:rsidP="005A008E">
            <w:pPr>
              <w:pStyle w:val="Compact"/>
              <w:spacing w:line="360" w:lineRule="auto"/>
              <w:jc w:val="center"/>
            </w:pPr>
            <w:r>
              <w:t>YAGO ontology</w:t>
            </w:r>
          </w:p>
        </w:tc>
        <w:tc>
          <w:tcPr>
            <w:tcW w:w="1339" w:type="dxa"/>
          </w:tcPr>
          <w:p w14:paraId="1F8C68C1" w14:textId="77777777" w:rsidR="008D3C17" w:rsidRDefault="00000000" w:rsidP="005A008E">
            <w:pPr>
              <w:pStyle w:val="Compact"/>
              <w:spacing w:line="360" w:lineRule="auto"/>
            </w:pPr>
            <w:r>
              <w:t>Knowledge base only</w:t>
            </w:r>
          </w:p>
        </w:tc>
      </w:tr>
      <w:tr w:rsidR="008D3C17" w14:paraId="08874101" w14:textId="77777777">
        <w:tc>
          <w:tcPr>
            <w:tcW w:w="1455" w:type="dxa"/>
          </w:tcPr>
          <w:p w14:paraId="2CC7FEB1" w14:textId="77777777" w:rsidR="008D3C17" w:rsidRDefault="00000000" w:rsidP="005A008E">
            <w:pPr>
              <w:pStyle w:val="Compact"/>
              <w:spacing w:line="360" w:lineRule="auto"/>
            </w:pPr>
            <w:r>
              <w:t>Wang &amp; Zhao [36]</w:t>
            </w:r>
          </w:p>
        </w:tc>
        <w:tc>
          <w:tcPr>
            <w:tcW w:w="1222" w:type="dxa"/>
          </w:tcPr>
          <w:p w14:paraId="0F82A46B" w14:textId="77777777" w:rsidR="008D3C17" w:rsidRDefault="00000000" w:rsidP="005A008E">
            <w:pPr>
              <w:pStyle w:val="Compact"/>
              <w:spacing w:line="360" w:lineRule="auto"/>
            </w:pPr>
            <w:r>
              <w:t>Pattern + semantic</w:t>
            </w:r>
          </w:p>
        </w:tc>
        <w:tc>
          <w:tcPr>
            <w:tcW w:w="465" w:type="dxa"/>
          </w:tcPr>
          <w:p w14:paraId="21EA67BA" w14:textId="77777777" w:rsidR="008D3C17" w:rsidRDefault="00000000" w:rsidP="005A008E">
            <w:pPr>
              <w:pStyle w:val="Compact"/>
              <w:spacing w:line="360" w:lineRule="auto"/>
              <w:jc w:val="center"/>
            </w:pPr>
            <w:r>
              <w:t>5W1H</w:t>
            </w:r>
          </w:p>
        </w:tc>
        <w:tc>
          <w:tcPr>
            <w:tcW w:w="640" w:type="dxa"/>
          </w:tcPr>
          <w:p w14:paraId="389A0FA8" w14:textId="77777777" w:rsidR="008D3C17" w:rsidRDefault="00000000" w:rsidP="005A008E">
            <w:pPr>
              <w:pStyle w:val="Compact"/>
              <w:spacing w:line="360" w:lineRule="auto"/>
            </w:pPr>
            <w:r>
              <w:t>Chinese</w:t>
            </w:r>
          </w:p>
        </w:tc>
        <w:tc>
          <w:tcPr>
            <w:tcW w:w="931" w:type="dxa"/>
          </w:tcPr>
          <w:p w14:paraId="095765A5" w14:textId="77777777" w:rsidR="008D3C17" w:rsidRDefault="00000000" w:rsidP="005A008E">
            <w:pPr>
              <w:pStyle w:val="Compact"/>
              <w:spacing w:line="360" w:lineRule="auto"/>
            </w:pPr>
            <w:r>
              <w:t>Chinese news</w:t>
            </w:r>
          </w:p>
        </w:tc>
        <w:tc>
          <w:tcPr>
            <w:tcW w:w="931" w:type="dxa"/>
          </w:tcPr>
          <w:p w14:paraId="78E31499" w14:textId="77777777" w:rsidR="008D3C17" w:rsidRDefault="00000000" w:rsidP="005A008E">
            <w:pPr>
              <w:pStyle w:val="Compact"/>
              <w:spacing w:line="360" w:lineRule="auto"/>
              <w:jc w:val="center"/>
            </w:pPr>
            <w:r>
              <w:t>NOEM ontology</w:t>
            </w:r>
          </w:p>
        </w:tc>
        <w:tc>
          <w:tcPr>
            <w:tcW w:w="931" w:type="dxa"/>
          </w:tcPr>
          <w:p w14:paraId="3A9A317C" w14:textId="77777777" w:rsidR="008D3C17" w:rsidRDefault="00000000" w:rsidP="005A008E">
            <w:pPr>
              <w:pStyle w:val="Compact"/>
              <w:spacing w:line="360" w:lineRule="auto"/>
              <w:jc w:val="center"/>
            </w:pPr>
            <w:r>
              <w:t>NOEM</w:t>
            </w:r>
          </w:p>
        </w:tc>
        <w:tc>
          <w:tcPr>
            <w:tcW w:w="1339" w:type="dxa"/>
          </w:tcPr>
          <w:p w14:paraId="48693E49" w14:textId="77777777" w:rsidR="008D3C17" w:rsidRDefault="00000000" w:rsidP="005A008E">
            <w:pPr>
              <w:pStyle w:val="Compact"/>
              <w:spacing w:line="360" w:lineRule="auto"/>
            </w:pPr>
            <w:r>
              <w:t>Research prototype</w:t>
            </w:r>
          </w:p>
        </w:tc>
      </w:tr>
      <w:tr w:rsidR="008D3C17" w14:paraId="2DDB5403" w14:textId="77777777">
        <w:tc>
          <w:tcPr>
            <w:tcW w:w="1455" w:type="dxa"/>
          </w:tcPr>
          <w:p w14:paraId="47D5659B" w14:textId="77777777" w:rsidR="008D3C17" w:rsidRDefault="00000000" w:rsidP="005A008E">
            <w:pPr>
              <w:pStyle w:val="Compact"/>
              <w:spacing w:line="360" w:lineRule="auto"/>
            </w:pPr>
            <w:r>
              <w:t>Taye Abdulkadir [35]</w:t>
            </w:r>
          </w:p>
        </w:tc>
        <w:tc>
          <w:tcPr>
            <w:tcW w:w="1222" w:type="dxa"/>
          </w:tcPr>
          <w:p w14:paraId="60A7C585" w14:textId="77777777" w:rsidR="008D3C17" w:rsidRDefault="00000000" w:rsidP="005A008E">
            <w:pPr>
              <w:pStyle w:val="Compact"/>
              <w:spacing w:line="360" w:lineRule="auto"/>
            </w:pPr>
            <w:r>
              <w:t>CoreNLP + Weka</w:t>
            </w:r>
          </w:p>
        </w:tc>
        <w:tc>
          <w:tcPr>
            <w:tcW w:w="465" w:type="dxa"/>
          </w:tcPr>
          <w:p w14:paraId="1F5173D5" w14:textId="77777777" w:rsidR="008D3C17" w:rsidRDefault="00000000" w:rsidP="005A008E">
            <w:pPr>
              <w:pStyle w:val="Compact"/>
              <w:spacing w:line="360" w:lineRule="auto"/>
              <w:jc w:val="center"/>
            </w:pPr>
            <w:r>
              <w:t>5W</w:t>
            </w:r>
          </w:p>
        </w:tc>
        <w:tc>
          <w:tcPr>
            <w:tcW w:w="640" w:type="dxa"/>
          </w:tcPr>
          <w:p w14:paraId="12D5772B" w14:textId="77777777" w:rsidR="008D3C17" w:rsidRDefault="00000000" w:rsidP="005A008E">
            <w:pPr>
              <w:pStyle w:val="Compact"/>
              <w:spacing w:line="360" w:lineRule="auto"/>
            </w:pPr>
            <w:r>
              <w:t>English</w:t>
            </w:r>
          </w:p>
        </w:tc>
        <w:tc>
          <w:tcPr>
            <w:tcW w:w="931" w:type="dxa"/>
          </w:tcPr>
          <w:p w14:paraId="2249565C" w14:textId="77777777" w:rsidR="008D3C17" w:rsidRDefault="00000000" w:rsidP="005A008E">
            <w:pPr>
              <w:pStyle w:val="Compact"/>
              <w:spacing w:line="360" w:lineRule="auto"/>
            </w:pPr>
            <w:r>
              <w:t>Africa</w:t>
            </w:r>
          </w:p>
        </w:tc>
        <w:tc>
          <w:tcPr>
            <w:tcW w:w="931" w:type="dxa"/>
          </w:tcPr>
          <w:p w14:paraId="7282C190" w14:textId="77777777" w:rsidR="008D3C17" w:rsidRDefault="00000000" w:rsidP="005A008E">
            <w:pPr>
              <w:pStyle w:val="Compact"/>
              <w:spacing w:line="360" w:lineRule="auto"/>
              <w:jc w:val="center"/>
            </w:pPr>
            <w:r>
              <w:t>None</w:t>
            </w:r>
          </w:p>
        </w:tc>
        <w:tc>
          <w:tcPr>
            <w:tcW w:w="931" w:type="dxa"/>
          </w:tcPr>
          <w:p w14:paraId="1D48AFB8" w14:textId="77777777" w:rsidR="008D3C17" w:rsidRDefault="00000000" w:rsidP="005A008E">
            <w:pPr>
              <w:pStyle w:val="Compact"/>
              <w:spacing w:line="360" w:lineRule="auto"/>
              <w:jc w:val="center"/>
            </w:pPr>
            <w:r>
              <w:t>None</w:t>
            </w:r>
          </w:p>
        </w:tc>
        <w:tc>
          <w:tcPr>
            <w:tcW w:w="1339" w:type="dxa"/>
          </w:tcPr>
          <w:p w14:paraId="0889E9CF" w14:textId="77777777" w:rsidR="008D3C17" w:rsidRDefault="00000000" w:rsidP="005A008E">
            <w:pPr>
              <w:pStyle w:val="Compact"/>
              <w:spacing w:line="360" w:lineRule="auto"/>
            </w:pPr>
            <w:r>
              <w:t>Model only</w:t>
            </w:r>
          </w:p>
        </w:tc>
      </w:tr>
      <w:tr w:rsidR="008D3C17" w14:paraId="55AD03BA" w14:textId="77777777">
        <w:tc>
          <w:tcPr>
            <w:tcW w:w="1455" w:type="dxa"/>
          </w:tcPr>
          <w:p w14:paraId="5232B834" w14:textId="77777777" w:rsidR="008D3C17" w:rsidRDefault="00000000" w:rsidP="005A008E">
            <w:pPr>
              <w:pStyle w:val="Compact"/>
              <w:spacing w:line="360" w:lineRule="auto"/>
            </w:pPr>
            <w:r>
              <w:t>Adelani et al. (MasakhaNER) [11]</w:t>
            </w:r>
          </w:p>
        </w:tc>
        <w:tc>
          <w:tcPr>
            <w:tcW w:w="1222" w:type="dxa"/>
          </w:tcPr>
          <w:p w14:paraId="7ED176CF" w14:textId="77777777" w:rsidR="008D3C17" w:rsidRDefault="00000000" w:rsidP="005A008E">
            <w:pPr>
              <w:pStyle w:val="Compact"/>
              <w:spacing w:line="360" w:lineRule="auto"/>
            </w:pPr>
            <w:r>
              <w:t>mBERT/XLM-R</w:t>
            </w:r>
          </w:p>
        </w:tc>
        <w:tc>
          <w:tcPr>
            <w:tcW w:w="465" w:type="dxa"/>
          </w:tcPr>
          <w:p w14:paraId="44C7CDD2" w14:textId="77777777" w:rsidR="008D3C17" w:rsidRDefault="00000000" w:rsidP="005A008E">
            <w:pPr>
              <w:pStyle w:val="Compact"/>
              <w:spacing w:line="360" w:lineRule="auto"/>
              <w:jc w:val="center"/>
            </w:pPr>
            <w:r>
              <w:t>4</w:t>
            </w:r>
          </w:p>
        </w:tc>
        <w:tc>
          <w:tcPr>
            <w:tcW w:w="640" w:type="dxa"/>
          </w:tcPr>
          <w:p w14:paraId="402FDD69" w14:textId="77777777" w:rsidR="008D3C17" w:rsidRDefault="00000000" w:rsidP="005A008E">
            <w:pPr>
              <w:pStyle w:val="Compact"/>
              <w:spacing w:line="360" w:lineRule="auto"/>
            </w:pPr>
            <w:r>
              <w:t>10 African</w:t>
            </w:r>
          </w:p>
        </w:tc>
        <w:tc>
          <w:tcPr>
            <w:tcW w:w="931" w:type="dxa"/>
          </w:tcPr>
          <w:p w14:paraId="074DE31C" w14:textId="77777777" w:rsidR="008D3C17" w:rsidRDefault="00000000" w:rsidP="005A008E">
            <w:pPr>
              <w:pStyle w:val="Compact"/>
              <w:spacing w:line="360" w:lineRule="auto"/>
            </w:pPr>
            <w:r>
              <w:t>Africa</w:t>
            </w:r>
          </w:p>
        </w:tc>
        <w:tc>
          <w:tcPr>
            <w:tcW w:w="931" w:type="dxa"/>
          </w:tcPr>
          <w:p w14:paraId="520E541B" w14:textId="77777777" w:rsidR="008D3C17" w:rsidRDefault="00000000" w:rsidP="005A008E">
            <w:pPr>
              <w:pStyle w:val="Compact"/>
              <w:spacing w:line="360" w:lineRule="auto"/>
              <w:jc w:val="center"/>
            </w:pPr>
            <w:r>
              <w:t>n/a</w:t>
            </w:r>
          </w:p>
        </w:tc>
        <w:tc>
          <w:tcPr>
            <w:tcW w:w="931" w:type="dxa"/>
          </w:tcPr>
          <w:p w14:paraId="0ABD6CB9" w14:textId="77777777" w:rsidR="008D3C17" w:rsidRDefault="00000000" w:rsidP="005A008E">
            <w:pPr>
              <w:pStyle w:val="Compact"/>
              <w:spacing w:line="360" w:lineRule="auto"/>
              <w:jc w:val="center"/>
            </w:pPr>
            <w:r>
              <w:t>None</w:t>
            </w:r>
          </w:p>
        </w:tc>
        <w:tc>
          <w:tcPr>
            <w:tcW w:w="1339" w:type="dxa"/>
          </w:tcPr>
          <w:p w14:paraId="2000B1AD" w14:textId="77777777" w:rsidR="008D3C17" w:rsidRDefault="00000000" w:rsidP="005A008E">
            <w:pPr>
              <w:pStyle w:val="Compact"/>
              <w:spacing w:line="360" w:lineRule="auto"/>
            </w:pPr>
            <w:r>
              <w:t>Benchmark + corpus</w:t>
            </w:r>
          </w:p>
        </w:tc>
      </w:tr>
      <w:tr w:rsidR="008D3C17" w14:paraId="4E8E4F4B" w14:textId="77777777">
        <w:tc>
          <w:tcPr>
            <w:tcW w:w="1455" w:type="dxa"/>
          </w:tcPr>
          <w:p w14:paraId="6974D427" w14:textId="77777777" w:rsidR="008D3C17" w:rsidRDefault="00000000" w:rsidP="005A008E">
            <w:pPr>
              <w:pStyle w:val="Compact"/>
              <w:spacing w:line="360" w:lineRule="auto"/>
            </w:pPr>
            <w:r>
              <w:rPr>
                <w:b/>
                <w:bCs/>
              </w:rPr>
              <w:t>VioNER (this thesis)</w:t>
            </w:r>
          </w:p>
        </w:tc>
        <w:tc>
          <w:tcPr>
            <w:tcW w:w="1222" w:type="dxa"/>
          </w:tcPr>
          <w:p w14:paraId="41FBD75A" w14:textId="77777777" w:rsidR="008D3C17" w:rsidRDefault="00000000" w:rsidP="005A008E">
            <w:pPr>
              <w:pStyle w:val="Compact"/>
              <w:spacing w:line="360" w:lineRule="auto"/>
            </w:pPr>
            <w:r>
              <w:rPr>
                <w:b/>
                <w:bCs/>
              </w:rPr>
              <w:t>bert-base-cased fine-tuned</w:t>
            </w:r>
          </w:p>
        </w:tc>
        <w:tc>
          <w:tcPr>
            <w:tcW w:w="465" w:type="dxa"/>
          </w:tcPr>
          <w:p w14:paraId="758162D8" w14:textId="77777777" w:rsidR="008D3C17" w:rsidRDefault="00000000" w:rsidP="005A008E">
            <w:pPr>
              <w:pStyle w:val="Compact"/>
              <w:spacing w:line="360" w:lineRule="auto"/>
              <w:jc w:val="center"/>
            </w:pPr>
            <w:r>
              <w:rPr>
                <w:b/>
                <w:bCs/>
              </w:rPr>
              <w:t>8</w:t>
            </w:r>
          </w:p>
        </w:tc>
        <w:tc>
          <w:tcPr>
            <w:tcW w:w="640" w:type="dxa"/>
          </w:tcPr>
          <w:p w14:paraId="7FB9FFC9" w14:textId="77777777" w:rsidR="008D3C17" w:rsidRDefault="00000000" w:rsidP="005A008E">
            <w:pPr>
              <w:pStyle w:val="Compact"/>
              <w:spacing w:line="360" w:lineRule="auto"/>
            </w:pPr>
            <w:r>
              <w:rPr>
                <w:b/>
                <w:bCs/>
              </w:rPr>
              <w:t>English</w:t>
            </w:r>
          </w:p>
        </w:tc>
        <w:tc>
          <w:tcPr>
            <w:tcW w:w="931" w:type="dxa"/>
          </w:tcPr>
          <w:p w14:paraId="1D96C406" w14:textId="77777777" w:rsidR="008D3C17" w:rsidRDefault="00000000" w:rsidP="005A008E">
            <w:pPr>
              <w:pStyle w:val="Compact"/>
              <w:spacing w:line="360" w:lineRule="auto"/>
            </w:pPr>
            <w:r>
              <w:rPr>
                <w:b/>
                <w:bCs/>
              </w:rPr>
              <w:t>Africa</w:t>
            </w:r>
          </w:p>
        </w:tc>
        <w:tc>
          <w:tcPr>
            <w:tcW w:w="931" w:type="dxa"/>
          </w:tcPr>
          <w:p w14:paraId="3BEAD35A" w14:textId="77777777" w:rsidR="008D3C17" w:rsidRDefault="00000000" w:rsidP="005A008E">
            <w:pPr>
              <w:pStyle w:val="Compact"/>
              <w:spacing w:line="360" w:lineRule="auto"/>
              <w:jc w:val="center"/>
            </w:pPr>
            <w:r>
              <w:rPr>
                <w:b/>
                <w:bCs/>
              </w:rPr>
              <w:t>4 levels (~95 categories)</w:t>
            </w:r>
          </w:p>
        </w:tc>
        <w:tc>
          <w:tcPr>
            <w:tcW w:w="931" w:type="dxa"/>
          </w:tcPr>
          <w:p w14:paraId="3ABAEDE0" w14:textId="77777777" w:rsidR="008D3C17" w:rsidRDefault="00000000" w:rsidP="005A008E">
            <w:pPr>
              <w:pStyle w:val="Compact"/>
              <w:spacing w:line="360" w:lineRule="auto"/>
              <w:jc w:val="center"/>
            </w:pPr>
            <w:r>
              <w:rPr>
                <w:b/>
                <w:bCs/>
              </w:rPr>
              <w:t>150 groups + 200 cities + weapons</w:t>
            </w:r>
          </w:p>
        </w:tc>
        <w:tc>
          <w:tcPr>
            <w:tcW w:w="1339" w:type="dxa"/>
          </w:tcPr>
          <w:p w14:paraId="30447D79" w14:textId="77777777" w:rsidR="008D3C17" w:rsidRDefault="00000000" w:rsidP="005A008E">
            <w:pPr>
              <w:pStyle w:val="Compact"/>
              <w:spacing w:line="360" w:lineRule="auto"/>
            </w:pPr>
            <w:r>
              <w:rPr>
                <w:b/>
                <w:bCs/>
              </w:rPr>
              <w:t>Full web app + API + Docker</w:t>
            </w:r>
          </w:p>
        </w:tc>
      </w:tr>
    </w:tbl>
    <w:p w14:paraId="4484BCE6" w14:textId="77777777" w:rsidR="008D3C17" w:rsidRDefault="00000000" w:rsidP="005A008E">
      <w:pPr>
        <w:pStyle w:val="BodyText"/>
        <w:spacing w:line="360" w:lineRule="auto"/>
      </w:pPr>
      <w:r>
        <w:t>The literature review and the related-work review converge on five gaps that this thesis addresses.</w:t>
      </w:r>
    </w:p>
    <w:p w14:paraId="334F966D" w14:textId="77777777" w:rsidR="008D3C17" w:rsidRDefault="00000000" w:rsidP="005A008E">
      <w:pPr>
        <w:pStyle w:val="Compact"/>
        <w:numPr>
          <w:ilvl w:val="0"/>
          <w:numId w:val="7"/>
        </w:numPr>
        <w:spacing w:line="360" w:lineRule="auto"/>
      </w:pPr>
      <w:r>
        <w:rPr>
          <w:b/>
          <w:bCs/>
        </w:rPr>
        <w:t>Grounded entity schema.</w:t>
      </w:r>
      <w:r>
        <w:t xml:space="preserve"> Prior African-context work has either used very small schemas (person / organisation / location, as in MasakhaNER) or broader schemas that include entity types that cannot be reliably grounded in source text (the original VioNER proposal’s 26-type schema). This thesis introduces a deliberately </w:t>
      </w:r>
      <w:r>
        <w:lastRenderedPageBreak/>
        <w:t>intermediate eight-entity schema in which every entity type has been verified to be grounded in source text in pilot evaluation (Section 1.5).</w:t>
      </w:r>
    </w:p>
    <w:p w14:paraId="0F4AA965" w14:textId="77777777" w:rsidR="008D3C17" w:rsidRDefault="00000000" w:rsidP="005A008E">
      <w:pPr>
        <w:pStyle w:val="Compact"/>
        <w:numPr>
          <w:ilvl w:val="0"/>
          <w:numId w:val="7"/>
        </w:numPr>
        <w:spacing w:line="360" w:lineRule="auto"/>
      </w:pPr>
      <w:r>
        <w:rPr>
          <w:b/>
          <w:bCs/>
        </w:rPr>
        <w:t>Transformer-based NER for African violence.</w:t>
      </w:r>
      <w:r>
        <w:t xml:space="preserve"> Prior work in this domain has used pattern-based extraction (NEXUS, Tanev et al.) or pre-transformer machine learning (Taye Abdulkadir’s CoreNLP + Weka). VioNER is, to the best of my knowledge, the first fine-tuned transformer NER model targeted specifically at African violent-event 5W1H extraction at the 50,000-example scale.</w:t>
      </w:r>
    </w:p>
    <w:p w14:paraId="3E513A58" w14:textId="77777777" w:rsidR="008D3C17" w:rsidRDefault="00000000" w:rsidP="005A008E">
      <w:pPr>
        <w:pStyle w:val="Compact"/>
        <w:numPr>
          <w:ilvl w:val="0"/>
          <w:numId w:val="7"/>
        </w:numPr>
        <w:spacing w:line="360" w:lineRule="auto"/>
      </w:pPr>
      <w:r>
        <w:rPr>
          <w:b/>
          <w:bCs/>
        </w:rPr>
        <w:t>African violent-event taxonomy at four levels.</w:t>
      </w:r>
      <w:r>
        <w:t xml:space="preserve"> To the best of my knowledge, no prior open taxonomy of African violent events at this level of granularity has been published. ACLED’s taxonomy reaches two levels with approximately twenty-five sub-event categories; UCDP and GDELT/CAMEO are coarser-grained. The four-level VioNER taxonomy with approximately ninety-five terminal categories is presented in full in Annex B.</w:t>
      </w:r>
    </w:p>
    <w:p w14:paraId="4D3813B7" w14:textId="77777777" w:rsidR="008D3C17" w:rsidRDefault="00000000" w:rsidP="005A008E">
      <w:pPr>
        <w:pStyle w:val="Compact"/>
        <w:numPr>
          <w:ilvl w:val="0"/>
          <w:numId w:val="7"/>
        </w:numPr>
        <w:spacing w:line="360" w:lineRule="auto"/>
      </w:pPr>
      <w:r>
        <w:rPr>
          <w:b/>
          <w:bCs/>
        </w:rPr>
        <w:t>Knowledge-base validation layer.</w:t>
      </w:r>
      <w:r>
        <w:t xml:space="preserve"> The combination of a curated knowledge base of African armed groups, cities, and weapons with a learned extractor — used for both validation (flagging geographically implausible extractions) and enrichment (canonicalising armed-group names, attaching country and region metadata to cities) — is, to the best of my knowledge, a contribution.</w:t>
      </w:r>
    </w:p>
    <w:p w14:paraId="7B5933D6" w14:textId="77777777" w:rsidR="008D3C17" w:rsidRDefault="00000000" w:rsidP="005A008E">
      <w:pPr>
        <w:pStyle w:val="Compact"/>
        <w:numPr>
          <w:ilvl w:val="0"/>
          <w:numId w:val="7"/>
        </w:numPr>
        <w:spacing w:line="360" w:lineRule="auto"/>
      </w:pPr>
      <w:r>
        <w:rPr>
          <w:b/>
          <w:bCs/>
        </w:rPr>
        <w:t>Operational packaging.</w:t>
      </w:r>
      <w:r>
        <w:t xml:space="preserve"> Prior academic work in this area has stopped at the model boundary. NEXUS, Tanev et al., and Taye Abdulkadir all describe extraction systems without delivering a reproducible, documented web application that non-specialist users can operate end-to-end. This thesis delivers a full web application with documented APIs and a reproducible Docker Compose deployment.</w:t>
      </w:r>
    </w:p>
    <w:p w14:paraId="28268936" w14:textId="77777777" w:rsidR="008D3C17" w:rsidRDefault="00000000" w:rsidP="005A008E">
      <w:pPr>
        <w:pStyle w:val="Heading1"/>
        <w:spacing w:line="360" w:lineRule="auto"/>
      </w:pPr>
      <w:bookmarkStart w:id="411" w:name="the-proposed-solution"/>
      <w:bookmarkEnd w:id="390"/>
      <w:bookmarkEnd w:id="409"/>
      <w:r>
        <w:t>4. The Proposed Solution</w:t>
      </w:r>
    </w:p>
    <w:p w14:paraId="696AA8D1" w14:textId="77777777" w:rsidR="008D3C17" w:rsidRDefault="00000000" w:rsidP="005A008E">
      <w:pPr>
        <w:pStyle w:val="FirstParagraph"/>
        <w:spacing w:line="360" w:lineRule="auto"/>
      </w:pPr>
      <w:r>
        <w:t xml:space="preserve">The design of VioNER answers a sequence of questions: what to extract, in what schema, how to train the extractor, how to make its output trustworthy, and how to put it in front of an analyst. Each section below addresses one of these in turn — design principles, system </w:t>
      </w:r>
      <w:r>
        <w:lastRenderedPageBreak/>
        <w:t>architecture, entity schema, hierarchical taxonomy, knowledge base, training pipeline, inference pipeline, and the web application that sits on top. Implementation-level detail and specific technology choices are deferred to Chapter 5.</w:t>
      </w:r>
    </w:p>
    <w:p w14:paraId="3BDB4FB7" w14:textId="20145923" w:rsidR="008D3C17" w:rsidRDefault="00000000">
      <w:pPr>
        <w:pStyle w:val="Heading2"/>
        <w:pPrChange w:id="412" w:author="Accreditation" w:date="2026-05-20T15:50:00Z" w16du:dateUtc="2026-05-20T12:50:00Z">
          <w:pPr>
            <w:pStyle w:val="Heading2"/>
            <w:spacing w:line="360" w:lineRule="auto"/>
          </w:pPr>
        </w:pPrChange>
      </w:pPr>
      <w:bookmarkStart w:id="413" w:name="design-principles"/>
      <w:del w:id="414" w:author="Accreditation" w:date="2026-05-20T15:50:00Z" w16du:dateUtc="2026-05-20T12:50:00Z">
        <w:r w:rsidDel="00C22A33">
          <w:delText xml:space="preserve">4.1 </w:delText>
        </w:r>
      </w:del>
      <w:r>
        <w:t>Design Principles</w:t>
      </w:r>
    </w:p>
    <w:p w14:paraId="678DE7A2" w14:textId="77777777" w:rsidR="008D3C17" w:rsidRDefault="00000000" w:rsidP="005A008E">
      <w:pPr>
        <w:pStyle w:val="FirstParagraph"/>
        <w:spacing w:line="360" w:lineRule="auto"/>
      </w:pPr>
      <w:r>
        <w:t>Six principles shaped the design. Some I committed to at the start of the project; others I learned during development. They are not in priority order — they are more like a set of habits I applied whenever a design question came up.</w:t>
      </w:r>
    </w:p>
    <w:p w14:paraId="49FC2EFB" w14:textId="77777777" w:rsidR="008D3C17" w:rsidRDefault="00000000" w:rsidP="005A008E">
      <w:pPr>
        <w:pStyle w:val="BodyText"/>
        <w:spacing w:line="360" w:lineRule="auto"/>
      </w:pPr>
      <w:r>
        <w:t xml:space="preserve">The first is </w:t>
      </w:r>
      <w:r>
        <w:rPr>
          <w:i/>
          <w:iCs/>
        </w:rPr>
        <w:t>grounded supervision</w:t>
      </w:r>
      <w:r>
        <w:t>. Every entity type in the schema has to be something a human annotator can find verbatim in the source text on a reliable majority of occurrences. I learned this one the hard way. The original twenty-six-type schema in the proposal looked clean on paper. During the November pilot I tried to annotate a sample by hand using it, and ran straight into EVENT_TYPE — was this an “ambush” or a “raid”? Often both. Often neither. The annotator was inferring from context what the article didn’t say. COUNTRY had a similar problem: it is rarely written explicitly when a city or region name already carries the country implicitly. Grounding rates for both came in under 60 percent. Training on labels you cannot consistently find in the text is training the model to learn noise. Both got dropped from the NER schema and moved to the post-NER taxonomy step.</w:t>
      </w:r>
    </w:p>
    <w:p w14:paraId="6AA33A0F" w14:textId="77777777" w:rsidR="008D3C17" w:rsidRDefault="00000000" w:rsidP="005A008E">
      <w:pPr>
        <w:pStyle w:val="BodyText"/>
        <w:spacing w:line="360" w:lineRule="auto"/>
      </w:pPr>
      <w:r>
        <w:t xml:space="preserve">The second is </w:t>
      </w:r>
      <w:r>
        <w:rPr>
          <w:i/>
          <w:iCs/>
        </w:rPr>
        <w:t>modular pipeline</w:t>
      </w:r>
      <w:r>
        <w:t>. Each stage has a defined input and output and no hidden state. Tokenise, NER, entity assembly, confidence filtering, KB enrichment, 5W1H structuring, taxonomy classification, persist. Every arrow in that flow can be inspected; every stage can be unit-tested in isolation; a bug in any one stage can be isolated without rebuilding the rest. Joint models might be more accurate in the aggregate, but they are markedly harder to debug at three in the morning when an analyst reports that yesterday’s run was off.</w:t>
      </w:r>
    </w:p>
    <w:p w14:paraId="12F73A5A" w14:textId="77777777" w:rsidR="008D3C17" w:rsidRDefault="00000000" w:rsidP="005A008E">
      <w:pPr>
        <w:pStyle w:val="BodyText"/>
        <w:spacing w:line="360" w:lineRule="auto"/>
      </w:pPr>
      <w:r>
        <w:t xml:space="preserve">The third is </w:t>
      </w:r>
      <w:r>
        <w:rPr>
          <w:i/>
          <w:iCs/>
        </w:rPr>
        <w:t>hybrid statistics and knowledge</w:t>
      </w:r>
      <w:r>
        <w:t xml:space="preserve">. The learned model generalises over surface forms — it picks up that “ENDF”, “Ethiopian National Defense Force”, and “Ethiopian troops” all refer to the same kind of actor. A deterministic knowledge base handles the </w:t>
      </w:r>
      <w:r>
        <w:lastRenderedPageBreak/>
        <w:t>things rules are good at: looking up which country “Beledweyne” is in, expanding “JNIM” to its canonical name, deciding whether an actor and a location are geographically plausible together. Pick each tool where it is naturally strongest.</w:t>
      </w:r>
    </w:p>
    <w:p w14:paraId="31864D90" w14:textId="77777777" w:rsidR="008D3C17" w:rsidRDefault="00000000" w:rsidP="005A008E">
      <w:pPr>
        <w:pStyle w:val="BodyText"/>
        <w:spacing w:line="360" w:lineRule="auto"/>
      </w:pPr>
      <w:r>
        <w:t xml:space="preserve">The fourth, which I came to during user-acceptance testing, is that </w:t>
      </w:r>
      <w:r>
        <w:rPr>
          <w:i/>
          <w:iCs/>
        </w:rPr>
        <w:t>confidence has to be first-class</w:t>
      </w:r>
      <w:r>
        <w:t>. The NER component emits a confidence score for every extracted span, derived from the averaged sub-token softmax probabilities, and downstream code can apply category-specific thresholds (DATE wants 0.80, WHAT tolerates 0.60). The UI shows the confidence on hover. Hiding uncertainty is a disservice. An analyst who knows the model was unsure on a casualty figure will verify it; an analyst who thinks that figure is ground truth probably will not.</w:t>
      </w:r>
    </w:p>
    <w:p w14:paraId="085A5001" w14:textId="77777777" w:rsidR="008D3C17" w:rsidRDefault="00000000" w:rsidP="005A008E">
      <w:pPr>
        <w:pStyle w:val="BodyText"/>
        <w:spacing w:line="360" w:lineRule="auto"/>
      </w:pPr>
      <w:r>
        <w:t xml:space="preserve">The fifth is </w:t>
      </w:r>
      <w:r>
        <w:rPr>
          <w:i/>
          <w:iCs/>
        </w:rPr>
        <w:t>operational packaging</w:t>
      </w:r>
      <w:r>
        <w:t xml:space="preserve">. The deliverable is not a Jupyter notebook. The model is behind a documented HTTP API, the analyst-facing UI sits on top of that API, and the whole stack comes up under </w:t>
      </w:r>
      <w:r>
        <w:rPr>
          <w:rStyle w:val="VerbatimChar"/>
        </w:rPr>
        <w:t>docker-compose up</w:t>
      </w:r>
      <w:r>
        <w:t>. A user who has never run a Python script should still be able to drive it.</w:t>
      </w:r>
    </w:p>
    <w:p w14:paraId="0BBBDCCE" w14:textId="77777777" w:rsidR="008D3C17" w:rsidRDefault="00000000" w:rsidP="005A008E">
      <w:pPr>
        <w:pStyle w:val="BodyText"/>
        <w:spacing w:line="360" w:lineRule="auto"/>
      </w:pPr>
      <w:r>
        <w:t xml:space="preserve">The sixth is </w:t>
      </w:r>
      <w:r>
        <w:rPr>
          <w:i/>
          <w:iCs/>
        </w:rPr>
        <w:t>reproducibility</w:t>
      </w:r>
      <w:r>
        <w:t>, which sounds like a corporate checkbox but is actually a working discipline. Datasets, training runs, and the final deployment all rebuild from documented scripts and configuration. Random seeds are fixed where I can fix them. Where I can’t — the diversity sampler uses Python’s default random generator — the random state is logged so the same subset can be reconstructed later. This saved me at least twice during development when I had to re-derive an experiment from cold.</w:t>
      </w:r>
    </w:p>
    <w:p w14:paraId="41128548" w14:textId="79456172" w:rsidR="008D3C17" w:rsidRDefault="00000000">
      <w:pPr>
        <w:pStyle w:val="Heading2"/>
        <w:pPrChange w:id="415" w:author="Accreditation" w:date="2026-05-20T15:50:00Z" w16du:dateUtc="2026-05-20T12:50:00Z">
          <w:pPr>
            <w:pStyle w:val="Heading2"/>
            <w:spacing w:line="360" w:lineRule="auto"/>
          </w:pPr>
        </w:pPrChange>
      </w:pPr>
      <w:bookmarkStart w:id="416" w:name="system-architecture"/>
      <w:bookmarkEnd w:id="413"/>
      <w:del w:id="417" w:author="Accreditation" w:date="2026-05-20T15:50:00Z" w16du:dateUtc="2026-05-20T12:50:00Z">
        <w:r w:rsidDel="00C22A33">
          <w:delText xml:space="preserve">4.2 </w:delText>
        </w:r>
      </w:del>
      <w:r>
        <w:t>System Architecture</w:t>
      </w:r>
    </w:p>
    <w:p w14:paraId="7E8FE8B4" w14:textId="77777777" w:rsidR="008D3C17" w:rsidRDefault="00000000" w:rsidP="005A008E">
      <w:pPr>
        <w:pStyle w:val="FirstParagraph"/>
        <w:spacing w:line="360" w:lineRule="auto"/>
      </w:pPr>
      <w:r>
        <w:t xml:space="preserve">VioNER follows a fairly standard four-layer architecture, sketched in Figure 4.1. At the bottom is the model — the fine-tuned BERT checkpoint and the in-process knowledge base it consults at inference time. Above that, a FastAPI service exposes the model and the supporting data stores through documented HTTP routes; the service is the only thing the rest of the world talks to. Below the service sits the persistence layer, a PostgreSQL instance that holds extracted events, training runs, user accounts, and audit trails. On top, </w:t>
      </w:r>
      <w:r>
        <w:lastRenderedPageBreak/>
        <w:t>the React/TypeScript front-end gives an analyst something to click on. Each layer has one job. None of the layers knows more about its neighbours than the contract demands.</w:t>
      </w:r>
    </w:p>
    <w:p w14:paraId="71DF4184" w14:textId="77777777" w:rsidR="008D3C17" w:rsidRDefault="00000000" w:rsidP="005A008E">
      <w:pPr>
        <w:pStyle w:val="SourceCode"/>
        <w:spacing w:line="360" w:lineRule="auto"/>
      </w:pPr>
      <w:commentRangeStart w:id="418"/>
      <w:r>
        <w:rPr>
          <w:rStyle w:val="VerbatimChar"/>
        </w:rPr>
        <w:t>+--------------------------------------------------------------+</w:t>
      </w:r>
      <w:r>
        <w:br/>
      </w:r>
      <w:r>
        <w:rPr>
          <w:rStyle w:val="VerbatimChar"/>
        </w:rPr>
        <w:t>|                Presentation: React + TypeScript               |</w:t>
      </w:r>
      <w:r>
        <w:br/>
      </w:r>
      <w:r>
        <w:rPr>
          <w:rStyle w:val="VerbatimChar"/>
        </w:rPr>
        <w:t>|     (training, inference, events, analytics, KB management)   |</w:t>
      </w:r>
      <w:r>
        <w:br/>
      </w:r>
      <w:r>
        <w:rPr>
          <w:rStyle w:val="VerbatimChar"/>
        </w:rPr>
        <w:t>+----------------------------+----------------------------------+</w:t>
      </w:r>
      <w:r>
        <w:br/>
      </w:r>
      <w:r>
        <w:rPr>
          <w:rStyle w:val="VerbatimChar"/>
        </w:rPr>
        <w:t xml:space="preserve">                             |</w:t>
      </w:r>
      <w:r>
        <w:br/>
      </w:r>
      <w:r>
        <w:rPr>
          <w:rStyle w:val="VerbatimChar"/>
        </w:rPr>
        <w:t xml:space="preserve">                     HTTPS / JSON</w:t>
      </w:r>
      <w:r>
        <w:br/>
      </w:r>
      <w:r>
        <w:rPr>
          <w:rStyle w:val="VerbatimChar"/>
        </w:rPr>
        <w:t xml:space="preserve">                             |</w:t>
      </w:r>
      <w:r>
        <w:br/>
      </w:r>
      <w:r>
        <w:rPr>
          <w:rStyle w:val="VerbatimChar"/>
        </w:rPr>
        <w:t>+--------------------------------------------------------------+</w:t>
      </w:r>
      <w:r>
        <w:br/>
      </w:r>
      <w:r>
        <w:rPr>
          <w:rStyle w:val="VerbatimChar"/>
        </w:rPr>
        <w:t>|                  Service: FastAPI + Pydantic                  |</w:t>
      </w:r>
      <w:r>
        <w:br/>
      </w:r>
      <w:r>
        <w:rPr>
          <w:rStyle w:val="VerbatimChar"/>
        </w:rPr>
        <w:t>|   /api/training  /api/inference  /api/events  /api/analytics  |</w:t>
      </w:r>
      <w:r>
        <w:br/>
      </w:r>
      <w:r>
        <w:rPr>
          <w:rStyle w:val="VerbatimChar"/>
        </w:rPr>
        <w:t>|   /api/kb/*      /api/auth       /api/system  /ws/training    |</w:t>
      </w:r>
      <w:r>
        <w:br/>
      </w:r>
      <w:r>
        <w:rPr>
          <w:rStyle w:val="VerbatimChar"/>
        </w:rPr>
        <w:t>+---+--------------------+----------------------+---------------+</w:t>
      </w:r>
      <w:r>
        <w:br/>
      </w:r>
      <w:r>
        <w:rPr>
          <w:rStyle w:val="VerbatimChar"/>
        </w:rPr>
        <w:t xml:space="preserve">    |                    |                      |</w:t>
      </w:r>
      <w:r>
        <w:br/>
      </w:r>
      <w:r>
        <w:rPr>
          <w:rStyle w:val="VerbatimChar"/>
        </w:rPr>
        <w:t>+---+----+         +-----+------+         +-----+------+</w:t>
      </w:r>
      <w:r>
        <w:br/>
      </w:r>
      <w:r>
        <w:rPr>
          <w:rStyle w:val="VerbatimChar"/>
        </w:rPr>
        <w:t>|  NER   |         |   Event    |         |    KB      |</w:t>
      </w:r>
      <w:r>
        <w:br/>
      </w:r>
      <w:r>
        <w:rPr>
          <w:rStyle w:val="VerbatimChar"/>
        </w:rPr>
        <w:t>| Model  |         |  Store     |         |  Module    |</w:t>
      </w:r>
      <w:r>
        <w:br/>
      </w:r>
      <w:r>
        <w:rPr>
          <w:rStyle w:val="VerbatimChar"/>
        </w:rPr>
        <w:t>|(BERT)  |         |(PostgreSQL)|         |(in-process)|</w:t>
      </w:r>
      <w:r>
        <w:br/>
      </w:r>
      <w:r>
        <w:rPr>
          <w:rStyle w:val="VerbatimChar"/>
        </w:rPr>
        <w:t>+--------+         +------------+         +------------+</w:t>
      </w:r>
      <w:commentRangeEnd w:id="418"/>
      <w:r w:rsidR="00C22A33">
        <w:rPr>
          <w:rStyle w:val="CommentReference"/>
          <w:sz w:val="24"/>
          <w:szCs w:val="24"/>
        </w:rPr>
        <w:commentReference w:id="418"/>
      </w:r>
    </w:p>
    <w:p w14:paraId="1CE1562C" w14:textId="77777777" w:rsidR="008D3C17" w:rsidRDefault="00000000" w:rsidP="005A008E">
      <w:pPr>
        <w:pStyle w:val="FirstParagraph"/>
        <w:spacing w:line="360" w:lineRule="auto"/>
      </w:pPr>
      <w:r>
        <w:rPr>
          <w:i/>
          <w:iCs/>
        </w:rPr>
        <w:t>Figure 4.1: High-level architecture of the VioNER system</w:t>
      </w:r>
    </w:p>
    <w:p w14:paraId="0BB39B26" w14:textId="77777777" w:rsidR="008D3C17" w:rsidRDefault="00000000" w:rsidP="005A008E">
      <w:pPr>
        <w:pStyle w:val="BodyText"/>
        <w:spacing w:line="360" w:lineRule="auto"/>
      </w:pPr>
      <w:r>
        <w:t>Figure 4.2 sketches the end-to-end processing pipeline that an incoming article traverses.</w:t>
      </w:r>
    </w:p>
    <w:p w14:paraId="0453A706" w14:textId="77777777" w:rsidR="008D3C17" w:rsidRDefault="00000000" w:rsidP="005A008E">
      <w:pPr>
        <w:pStyle w:val="SourceCode"/>
        <w:spacing w:line="360" w:lineRule="auto"/>
      </w:pPr>
      <w:r w:rsidRPr="00C22A33">
        <w:rPr>
          <w:rStyle w:val="VerbatimChar"/>
          <w:highlight w:val="yellow"/>
          <w:rPrChange w:id="419" w:author="Accreditation" w:date="2026-05-20T15:51:00Z" w16du:dateUtc="2026-05-20T12:51:00Z">
            <w:rPr>
              <w:rStyle w:val="VerbatimChar"/>
            </w:rPr>
          </w:rPrChange>
        </w:rPr>
        <w:t>News  -&gt;  Tokenise  -&gt;  BERT NER  -&gt;  Entity Assembly</w:t>
      </w:r>
      <w:r w:rsidRPr="00C22A33">
        <w:rPr>
          <w:highlight w:val="yellow"/>
          <w:rPrChange w:id="420" w:author="Accreditation" w:date="2026-05-20T15:51:00Z" w16du:dateUtc="2026-05-20T12:51:00Z">
            <w:rPr/>
          </w:rPrChange>
        </w:rPr>
        <w:br/>
      </w:r>
      <w:r w:rsidRPr="00C22A33">
        <w:rPr>
          <w:rStyle w:val="VerbatimChar"/>
          <w:highlight w:val="yellow"/>
          <w:rPrChange w:id="421" w:author="Accreditation" w:date="2026-05-20T15:51:00Z" w16du:dateUtc="2026-05-20T12:51:00Z">
            <w:rPr>
              <w:rStyle w:val="VerbatimChar"/>
            </w:rPr>
          </w:rPrChange>
        </w:rPr>
        <w:t xml:space="preserve">                                          |</w:t>
      </w:r>
      <w:r w:rsidRPr="00C22A33">
        <w:rPr>
          <w:highlight w:val="yellow"/>
          <w:rPrChange w:id="422" w:author="Accreditation" w:date="2026-05-20T15:51:00Z" w16du:dateUtc="2026-05-20T12:51:00Z">
            <w:rPr/>
          </w:rPrChange>
        </w:rPr>
        <w:br/>
      </w:r>
      <w:r w:rsidRPr="00C22A33">
        <w:rPr>
          <w:rStyle w:val="VerbatimChar"/>
          <w:highlight w:val="yellow"/>
          <w:rPrChange w:id="423" w:author="Accreditation" w:date="2026-05-20T15:51:00Z" w16du:dateUtc="2026-05-20T12:51:00Z">
            <w:rPr>
              <w:rStyle w:val="VerbatimChar"/>
            </w:rPr>
          </w:rPrChange>
        </w:rPr>
        <w:t xml:space="preserve">                                          v</w:t>
      </w:r>
      <w:r w:rsidRPr="00C22A33">
        <w:rPr>
          <w:highlight w:val="yellow"/>
          <w:rPrChange w:id="424" w:author="Accreditation" w:date="2026-05-20T15:51:00Z" w16du:dateUtc="2026-05-20T12:51:00Z">
            <w:rPr/>
          </w:rPrChange>
        </w:rPr>
        <w:br/>
      </w:r>
      <w:r w:rsidRPr="00C22A33">
        <w:rPr>
          <w:rStyle w:val="VerbatimChar"/>
          <w:highlight w:val="yellow"/>
          <w:rPrChange w:id="425" w:author="Accreditation" w:date="2026-05-20T15:51:00Z" w16du:dateUtc="2026-05-20T12:51:00Z">
            <w:rPr>
              <w:rStyle w:val="VerbatimChar"/>
            </w:rPr>
          </w:rPrChange>
        </w:rPr>
        <w:t xml:space="preserve">   KB-validated 5W1H Record  &lt;-  Confidence Filter</w:t>
      </w:r>
      <w:r w:rsidRPr="00C22A33">
        <w:rPr>
          <w:highlight w:val="yellow"/>
          <w:rPrChange w:id="426" w:author="Accreditation" w:date="2026-05-20T15:51:00Z" w16du:dateUtc="2026-05-20T12:51:00Z">
            <w:rPr/>
          </w:rPrChange>
        </w:rPr>
        <w:br/>
      </w:r>
      <w:r w:rsidRPr="00C22A33">
        <w:rPr>
          <w:rStyle w:val="VerbatimChar"/>
          <w:highlight w:val="yellow"/>
          <w:rPrChange w:id="427" w:author="Accreditation" w:date="2026-05-20T15:51:00Z" w16du:dateUtc="2026-05-20T12:51:00Z">
            <w:rPr>
              <w:rStyle w:val="VerbatimChar"/>
            </w:rPr>
          </w:rPrChange>
        </w:rPr>
        <w:t xml:space="preserve">                                          |</w:t>
      </w:r>
      <w:r w:rsidRPr="00C22A33">
        <w:rPr>
          <w:highlight w:val="yellow"/>
          <w:rPrChange w:id="428" w:author="Accreditation" w:date="2026-05-20T15:51:00Z" w16du:dateUtc="2026-05-20T12:51:00Z">
            <w:rPr/>
          </w:rPrChange>
        </w:rPr>
        <w:br/>
      </w:r>
      <w:r w:rsidRPr="00C22A33">
        <w:rPr>
          <w:rStyle w:val="VerbatimChar"/>
          <w:highlight w:val="yellow"/>
          <w:rPrChange w:id="429" w:author="Accreditation" w:date="2026-05-20T15:51:00Z" w16du:dateUtc="2026-05-20T12:51:00Z">
            <w:rPr>
              <w:rStyle w:val="VerbatimChar"/>
            </w:rPr>
          </w:rPrChange>
        </w:rPr>
        <w:t xml:space="preserve">                                          v</w:t>
      </w:r>
      <w:r w:rsidRPr="00C22A33">
        <w:rPr>
          <w:highlight w:val="yellow"/>
          <w:rPrChange w:id="430" w:author="Accreditation" w:date="2026-05-20T15:51:00Z" w16du:dateUtc="2026-05-20T12:51:00Z">
            <w:rPr/>
          </w:rPrChange>
        </w:rPr>
        <w:br/>
      </w:r>
      <w:r w:rsidRPr="00C22A33">
        <w:rPr>
          <w:rStyle w:val="VerbatimChar"/>
          <w:highlight w:val="yellow"/>
          <w:rPrChange w:id="431" w:author="Accreditation" w:date="2026-05-20T15:51:00Z" w16du:dateUtc="2026-05-20T12:51:00Z">
            <w:rPr>
              <w:rStyle w:val="VerbatimChar"/>
            </w:rPr>
          </w:rPrChange>
        </w:rPr>
        <w:t xml:space="preserve">                       Taxonomy Classification (post-NER)</w:t>
      </w:r>
      <w:r w:rsidRPr="00C22A33">
        <w:rPr>
          <w:highlight w:val="yellow"/>
          <w:rPrChange w:id="432" w:author="Accreditation" w:date="2026-05-20T15:51:00Z" w16du:dateUtc="2026-05-20T12:51:00Z">
            <w:rPr/>
          </w:rPrChange>
        </w:rPr>
        <w:br/>
      </w:r>
      <w:r w:rsidRPr="00C22A33">
        <w:rPr>
          <w:rStyle w:val="VerbatimChar"/>
          <w:highlight w:val="yellow"/>
          <w:rPrChange w:id="433" w:author="Accreditation" w:date="2026-05-20T15:51:00Z" w16du:dateUtc="2026-05-20T12:51:00Z">
            <w:rPr>
              <w:rStyle w:val="VerbatimChar"/>
            </w:rPr>
          </w:rPrChange>
        </w:rPr>
        <w:t xml:space="preserve">                                          |</w:t>
      </w:r>
      <w:r w:rsidRPr="00C22A33">
        <w:rPr>
          <w:highlight w:val="yellow"/>
          <w:rPrChange w:id="434" w:author="Accreditation" w:date="2026-05-20T15:51:00Z" w16du:dateUtc="2026-05-20T12:51:00Z">
            <w:rPr/>
          </w:rPrChange>
        </w:rPr>
        <w:br/>
      </w:r>
      <w:r w:rsidRPr="00C22A33">
        <w:rPr>
          <w:rStyle w:val="VerbatimChar"/>
          <w:highlight w:val="yellow"/>
          <w:rPrChange w:id="435" w:author="Accreditation" w:date="2026-05-20T15:51:00Z" w16du:dateUtc="2026-05-20T12:51:00Z">
            <w:rPr>
              <w:rStyle w:val="VerbatimChar"/>
            </w:rPr>
          </w:rPrChange>
        </w:rPr>
        <w:lastRenderedPageBreak/>
        <w:t xml:space="preserve">                                          v</w:t>
      </w:r>
      <w:r w:rsidRPr="00C22A33">
        <w:rPr>
          <w:highlight w:val="yellow"/>
          <w:rPrChange w:id="436" w:author="Accreditation" w:date="2026-05-20T15:51:00Z" w16du:dateUtc="2026-05-20T12:51:00Z">
            <w:rPr/>
          </w:rPrChange>
        </w:rPr>
        <w:br/>
      </w:r>
      <w:r w:rsidRPr="00C22A33">
        <w:rPr>
          <w:rStyle w:val="VerbatimChar"/>
          <w:highlight w:val="yellow"/>
          <w:rPrChange w:id="437" w:author="Accreditation" w:date="2026-05-20T15:51:00Z" w16du:dateUtc="2026-05-20T12:51:00Z">
            <w:rPr>
              <w:rStyle w:val="VerbatimChar"/>
            </w:rPr>
          </w:rPrChange>
        </w:rPr>
        <w:t xml:space="preserve">                          PostgreSQL Event Store</w:t>
      </w:r>
    </w:p>
    <w:p w14:paraId="183B36B9" w14:textId="77777777" w:rsidR="008D3C17" w:rsidRDefault="00000000" w:rsidP="005A008E">
      <w:pPr>
        <w:pStyle w:val="FirstParagraph"/>
        <w:spacing w:line="360" w:lineRule="auto"/>
      </w:pPr>
      <w:r>
        <w:rPr>
          <w:i/>
          <w:iCs/>
        </w:rPr>
        <w:t>Figure 4.2: End-to-end processing pipeline from raw news text to queryable structured event records</w:t>
      </w:r>
    </w:p>
    <w:p w14:paraId="32AF0AC2" w14:textId="77777777" w:rsidR="008D3C17" w:rsidRDefault="00000000" w:rsidP="005A008E">
      <w:pPr>
        <w:pStyle w:val="BodyText"/>
        <w:spacing w:line="360" w:lineRule="auto"/>
      </w:pPr>
      <w:r>
        <w:t>Figure 4.3 expands the same pipeline as a sequence diagram in which each participating component is rendered as a vertical lane.</w:t>
      </w:r>
    </w:p>
    <w:p w14:paraId="003C8D1F" w14:textId="77777777" w:rsidR="008D3C17" w:rsidRDefault="00000000" w:rsidP="005A008E">
      <w:pPr>
        <w:pStyle w:val="SourceCode"/>
        <w:spacing w:line="360" w:lineRule="auto"/>
      </w:pPr>
      <w:commentRangeStart w:id="438"/>
      <w:r>
        <w:rPr>
          <w:rStyle w:val="VerbatimChar"/>
        </w:rPr>
        <w:t>User      Front-end       Inference API     NER Service       KB        DB</w:t>
      </w:r>
      <w:r>
        <w:br/>
      </w:r>
      <w:r>
        <w:rPr>
          <w:rStyle w:val="VerbatimChar"/>
        </w:rPr>
        <w:t xml:space="preserve"> |             |                |                |             |         |</w:t>
      </w:r>
      <w:r>
        <w:br/>
      </w:r>
      <w:r>
        <w:rPr>
          <w:rStyle w:val="VerbatimChar"/>
        </w:rPr>
        <w:t xml:space="preserve"> |--paste--&gt;   |                |                |             |         |</w:t>
      </w:r>
      <w:r>
        <w:br/>
      </w:r>
      <w:r>
        <w:rPr>
          <w:rStyle w:val="VerbatimChar"/>
        </w:rPr>
        <w:t xml:space="preserve"> |             |--POST /infer--&gt;|                |             |         |</w:t>
      </w:r>
      <w:r>
        <w:br/>
      </w:r>
      <w:r>
        <w:rPr>
          <w:rStyle w:val="VerbatimChar"/>
        </w:rPr>
        <w:t xml:space="preserve"> |             |                |--extract(t)---&gt;|             |         |</w:t>
      </w:r>
      <w:r>
        <w:br/>
      </w:r>
      <w:r>
        <w:rPr>
          <w:rStyle w:val="VerbatimChar"/>
        </w:rPr>
        <w:t xml:space="preserve"> |             |                |                |--BERT fwd--&gt;|         |</w:t>
      </w:r>
      <w:r>
        <w:br/>
      </w:r>
      <w:r>
        <w:rPr>
          <w:rStyle w:val="VerbatimChar"/>
        </w:rPr>
        <w:t xml:space="preserve"> |             |                |                |&lt;--logits----|         |</w:t>
      </w:r>
      <w:r>
        <w:br/>
      </w:r>
      <w:r>
        <w:rPr>
          <w:rStyle w:val="VerbatimChar"/>
        </w:rPr>
        <w:t xml:space="preserve"> |             |                |                |--assemble spans       |</w:t>
      </w:r>
      <w:r>
        <w:br/>
      </w:r>
      <w:r>
        <w:rPr>
          <w:rStyle w:val="VerbatimChar"/>
        </w:rPr>
        <w:t xml:space="preserve"> |             |                |                |--lookup---&gt;  |        |</w:t>
      </w:r>
      <w:r>
        <w:br/>
      </w:r>
      <w:r>
        <w:rPr>
          <w:rStyle w:val="VerbatimChar"/>
        </w:rPr>
        <w:t xml:space="preserve"> |             |                |                |&lt;--canonical--|        |</w:t>
      </w:r>
      <w:r>
        <w:br/>
      </w:r>
      <w:r>
        <w:rPr>
          <w:rStyle w:val="VerbatimChar"/>
        </w:rPr>
        <w:t xml:space="preserve"> |             |                |                |--classify (rules)--&gt;  |</w:t>
      </w:r>
      <w:r>
        <w:br/>
      </w:r>
      <w:r>
        <w:rPr>
          <w:rStyle w:val="VerbatimChar"/>
        </w:rPr>
        <w:t xml:space="preserve"> |             |                |                |&lt;--taxonomy----|       |</w:t>
      </w:r>
      <w:r>
        <w:br/>
      </w:r>
      <w:r>
        <w:rPr>
          <w:rStyle w:val="VerbatimChar"/>
        </w:rPr>
        <w:t xml:space="preserve"> |             |                |&lt;--event record-|             |         |</w:t>
      </w:r>
      <w:r>
        <w:br/>
      </w:r>
      <w:r>
        <w:rPr>
          <w:rStyle w:val="VerbatimChar"/>
        </w:rPr>
        <w:t xml:space="preserve"> |             |                |--save event--------------------------&gt; |</w:t>
      </w:r>
      <w:r>
        <w:br/>
      </w:r>
      <w:r>
        <w:rPr>
          <w:rStyle w:val="VerbatimChar"/>
        </w:rPr>
        <w:t xml:space="preserve"> |             |&lt;--event id-----|                |             |         |</w:t>
      </w:r>
      <w:r>
        <w:br/>
      </w:r>
      <w:r>
        <w:rPr>
          <w:rStyle w:val="VerbatimChar"/>
        </w:rPr>
        <w:t xml:space="preserve"> |&lt;--render----|                |                |             |         |</w:t>
      </w:r>
      <w:commentRangeEnd w:id="438"/>
      <w:r w:rsidR="00BF3590">
        <w:rPr>
          <w:rStyle w:val="CommentReference"/>
          <w:sz w:val="24"/>
          <w:szCs w:val="24"/>
        </w:rPr>
        <w:commentReference w:id="438"/>
      </w:r>
    </w:p>
    <w:p w14:paraId="2DFE8D2B" w14:textId="77777777" w:rsidR="008D3C17" w:rsidRDefault="00000000" w:rsidP="005A008E">
      <w:pPr>
        <w:pStyle w:val="FirstParagraph"/>
        <w:spacing w:line="360" w:lineRule="auto"/>
      </w:pPr>
      <w:r>
        <w:rPr>
          <w:i/>
          <w:iCs/>
        </w:rPr>
        <w:t>Figure 4.3: Sequence of calls during synchronous inference</w:t>
      </w:r>
    </w:p>
    <w:p w14:paraId="197A793A" w14:textId="77777777" w:rsidR="008D3C17" w:rsidRDefault="00000000" w:rsidP="005A008E">
      <w:pPr>
        <w:pStyle w:val="BodyText"/>
        <w:spacing w:line="360" w:lineRule="auto"/>
      </w:pPr>
      <w:r>
        <w:t>The boundary between extraction (NER) and post-processing is deliberate: it allows the supervised learning problem to be cast narrowly, with the schema in 4.3, while still producing a richer output by combining the NER result with deterministic knowledge.</w:t>
      </w:r>
    </w:p>
    <w:p w14:paraId="0A895654" w14:textId="660DA050" w:rsidR="008D3C17" w:rsidRDefault="00000000">
      <w:pPr>
        <w:pStyle w:val="Heading2"/>
        <w:pPrChange w:id="439" w:author="Accreditation" w:date="2026-05-20T15:51:00Z" w16du:dateUtc="2026-05-20T12:51:00Z">
          <w:pPr>
            <w:pStyle w:val="Heading2"/>
            <w:spacing w:line="360" w:lineRule="auto"/>
          </w:pPr>
        </w:pPrChange>
      </w:pPr>
      <w:bookmarkStart w:id="440" w:name="entity-schema-and-bio-encoding"/>
      <w:bookmarkEnd w:id="416"/>
      <w:del w:id="441" w:author="Accreditation" w:date="2026-05-20T15:51:00Z" w16du:dateUtc="2026-05-20T12:51:00Z">
        <w:r w:rsidDel="00C22A33">
          <w:delText xml:space="preserve">4.3 </w:delText>
        </w:r>
      </w:del>
      <w:r>
        <w:t>Entity Schema and BIO Encoding</w:t>
      </w:r>
    </w:p>
    <w:p w14:paraId="51C18717" w14:textId="2B7D1655" w:rsidR="008D3C17" w:rsidRDefault="00000000" w:rsidP="005A008E">
      <w:pPr>
        <w:pStyle w:val="FirstParagraph"/>
        <w:spacing w:line="360" w:lineRule="auto"/>
      </w:pPr>
      <w:r>
        <w:t xml:space="preserve">The schema is the single most consequential design choice in the thesis. Get it wrong and the supervised learning problem is set up against you; get it right and the model has a </w:t>
      </w:r>
      <w:r>
        <w:lastRenderedPageBreak/>
        <w:t>fighting chance. The P1 grounding rule (</w:t>
      </w:r>
      <w:del w:id="442" w:author="Accreditation" w:date="2026-05-20T15:46:00Z" w16du:dateUtc="2026-05-20T12:46:00Z">
        <w:r w:rsidDel="00C22A33">
          <w:delText>§</w:delText>
        </w:r>
      </w:del>
      <w:ins w:id="443" w:author="Accreditation" w:date="2026-05-20T15:46:00Z" w16du:dateUtc="2026-05-20T12:46:00Z">
        <w:r w:rsidR="00C22A33">
          <w:t xml:space="preserve">Section </w:t>
        </w:r>
      </w:ins>
      <w:r>
        <w:t>4.1) does most of the work: an entity type is in the schema if and only if a human annotator can find it verbatim in the source text on a reliable majority of occurrences. Anything that fails that test gets pushed downstream to post-processing. Eight types survived the pilot, organised under the 5W1H categories in Table 4.1.</w:t>
      </w:r>
    </w:p>
    <w:p w14:paraId="08686E80" w14:textId="77777777" w:rsidR="008D3C17" w:rsidRDefault="00000000" w:rsidP="005A008E">
      <w:pPr>
        <w:pStyle w:val="BodyText"/>
        <w:spacing w:line="360" w:lineRule="auto"/>
      </w:pPr>
      <w:r>
        <w:rPr>
          <w:i/>
          <w:iCs/>
        </w:rPr>
        <w:t>Table 4.1: Eight-entity grounded schema for the VioNER NER component</w:t>
      </w:r>
    </w:p>
    <w:tbl>
      <w:tblPr>
        <w:tblStyle w:val="Table"/>
        <w:tblW w:w="5000" w:type="pct"/>
        <w:tblLayout w:type="fixed"/>
        <w:tblLook w:val="0020" w:firstRow="1" w:lastRow="0" w:firstColumn="0" w:lastColumn="0" w:noHBand="0" w:noVBand="0"/>
      </w:tblPr>
      <w:tblGrid>
        <w:gridCol w:w="2600"/>
        <w:gridCol w:w="2253"/>
        <w:gridCol w:w="4507"/>
      </w:tblGrid>
      <w:tr w:rsidR="008D3C17" w14:paraId="353E405A"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2200" w:type="dxa"/>
          </w:tcPr>
          <w:p w14:paraId="2963E29E" w14:textId="77777777" w:rsidR="008D3C17" w:rsidRDefault="00000000" w:rsidP="005A008E">
            <w:pPr>
              <w:pStyle w:val="Compact"/>
              <w:spacing w:line="360" w:lineRule="auto"/>
            </w:pPr>
            <w:r>
              <w:t>5W1H category</w:t>
            </w:r>
          </w:p>
        </w:tc>
        <w:tc>
          <w:tcPr>
            <w:tcW w:w="1906" w:type="dxa"/>
          </w:tcPr>
          <w:p w14:paraId="77F99120" w14:textId="77777777" w:rsidR="008D3C17" w:rsidRDefault="00000000" w:rsidP="005A008E">
            <w:pPr>
              <w:pStyle w:val="Compact"/>
              <w:spacing w:line="360" w:lineRule="auto"/>
            </w:pPr>
            <w:r>
              <w:t>Entity type</w:t>
            </w:r>
          </w:p>
        </w:tc>
        <w:tc>
          <w:tcPr>
            <w:tcW w:w="3813" w:type="dxa"/>
          </w:tcPr>
          <w:p w14:paraId="3C416EA3" w14:textId="77777777" w:rsidR="008D3C17" w:rsidRDefault="00000000" w:rsidP="005A008E">
            <w:pPr>
              <w:pStyle w:val="Compact"/>
              <w:spacing w:line="360" w:lineRule="auto"/>
            </w:pPr>
            <w:r>
              <w:t>Description and examples</w:t>
            </w:r>
          </w:p>
        </w:tc>
      </w:tr>
      <w:tr w:rsidR="008D3C17" w14:paraId="3F19CD5D" w14:textId="77777777">
        <w:tc>
          <w:tcPr>
            <w:tcW w:w="2200" w:type="dxa"/>
          </w:tcPr>
          <w:p w14:paraId="30378E12" w14:textId="77777777" w:rsidR="008D3C17" w:rsidRDefault="00000000" w:rsidP="005A008E">
            <w:pPr>
              <w:pStyle w:val="Compact"/>
              <w:spacing w:line="360" w:lineRule="auto"/>
            </w:pPr>
            <w:r>
              <w:t>WHO</w:t>
            </w:r>
          </w:p>
        </w:tc>
        <w:tc>
          <w:tcPr>
            <w:tcW w:w="1906" w:type="dxa"/>
          </w:tcPr>
          <w:p w14:paraId="5E52060E" w14:textId="77777777" w:rsidR="008D3C17" w:rsidRDefault="00000000" w:rsidP="005A008E">
            <w:pPr>
              <w:pStyle w:val="Compact"/>
              <w:spacing w:line="360" w:lineRule="auto"/>
            </w:pPr>
            <w:r>
              <w:t>ACTOR</w:t>
            </w:r>
          </w:p>
        </w:tc>
        <w:tc>
          <w:tcPr>
            <w:tcW w:w="3813" w:type="dxa"/>
          </w:tcPr>
          <w:p w14:paraId="0BBF25CC" w14:textId="77777777" w:rsidR="008D3C17" w:rsidRDefault="00000000" w:rsidP="005A008E">
            <w:pPr>
              <w:pStyle w:val="Compact"/>
              <w:spacing w:line="360" w:lineRule="auto"/>
            </w:pPr>
            <w:r>
              <w:t>Armed groups, organisations, government forces (e.g., “Boko Haram”, “M23 rebels”, “Sudanese Armed Forces”, “gunmen”)</w:t>
            </w:r>
          </w:p>
        </w:tc>
      </w:tr>
      <w:tr w:rsidR="008D3C17" w14:paraId="09887956" w14:textId="77777777">
        <w:tc>
          <w:tcPr>
            <w:tcW w:w="2200" w:type="dxa"/>
          </w:tcPr>
          <w:p w14:paraId="5BE842D9" w14:textId="77777777" w:rsidR="008D3C17" w:rsidRDefault="00000000" w:rsidP="005A008E">
            <w:pPr>
              <w:pStyle w:val="Compact"/>
              <w:spacing w:line="360" w:lineRule="auto"/>
            </w:pPr>
            <w:r>
              <w:t>WHOM</w:t>
            </w:r>
          </w:p>
        </w:tc>
        <w:tc>
          <w:tcPr>
            <w:tcW w:w="1906" w:type="dxa"/>
          </w:tcPr>
          <w:p w14:paraId="78596568" w14:textId="77777777" w:rsidR="008D3C17" w:rsidRDefault="00000000" w:rsidP="005A008E">
            <w:pPr>
              <w:pStyle w:val="Compact"/>
              <w:spacing w:line="360" w:lineRule="auto"/>
            </w:pPr>
            <w:r>
              <w:t>VICTIM</w:t>
            </w:r>
          </w:p>
        </w:tc>
        <w:tc>
          <w:tcPr>
            <w:tcW w:w="3813" w:type="dxa"/>
          </w:tcPr>
          <w:p w14:paraId="18943A2C" w14:textId="77777777" w:rsidR="008D3C17" w:rsidRDefault="00000000" w:rsidP="005A008E">
            <w:pPr>
              <w:pStyle w:val="Compact"/>
              <w:spacing w:line="360" w:lineRule="auto"/>
            </w:pPr>
            <w:r>
              <w:t>Persons or groups affected (e.g., “civilians”, “villagers”, “protesters”, “traders”)</w:t>
            </w:r>
          </w:p>
        </w:tc>
      </w:tr>
      <w:tr w:rsidR="008D3C17" w14:paraId="61BC0B4C" w14:textId="77777777">
        <w:tc>
          <w:tcPr>
            <w:tcW w:w="2200" w:type="dxa"/>
          </w:tcPr>
          <w:p w14:paraId="53A3996E" w14:textId="77777777" w:rsidR="008D3C17" w:rsidRDefault="00000000" w:rsidP="005A008E">
            <w:pPr>
              <w:pStyle w:val="Compact"/>
              <w:spacing w:line="360" w:lineRule="auto"/>
            </w:pPr>
            <w:r>
              <w:t>WHAT</w:t>
            </w:r>
          </w:p>
        </w:tc>
        <w:tc>
          <w:tcPr>
            <w:tcW w:w="1906" w:type="dxa"/>
          </w:tcPr>
          <w:p w14:paraId="4641EBD9" w14:textId="77777777" w:rsidR="008D3C17" w:rsidRDefault="00000000" w:rsidP="005A008E">
            <w:pPr>
              <w:pStyle w:val="Compact"/>
              <w:spacing w:line="360" w:lineRule="auto"/>
            </w:pPr>
            <w:r>
              <w:t>ACTION</w:t>
            </w:r>
          </w:p>
        </w:tc>
        <w:tc>
          <w:tcPr>
            <w:tcW w:w="3813" w:type="dxa"/>
          </w:tcPr>
          <w:p w14:paraId="6A01CA55" w14:textId="77777777" w:rsidR="008D3C17" w:rsidRDefault="00000000" w:rsidP="005A008E">
            <w:pPr>
              <w:pStyle w:val="Compact"/>
              <w:spacing w:line="360" w:lineRule="auto"/>
            </w:pPr>
            <w:r>
              <w:t>Verbs describing the event (e.g., “attacked”, “killed”, “ambushed”, “raided”)</w:t>
            </w:r>
          </w:p>
        </w:tc>
      </w:tr>
      <w:tr w:rsidR="008D3C17" w14:paraId="2AAD086E" w14:textId="77777777">
        <w:tc>
          <w:tcPr>
            <w:tcW w:w="2200" w:type="dxa"/>
          </w:tcPr>
          <w:p w14:paraId="060A5C72" w14:textId="77777777" w:rsidR="008D3C17" w:rsidRDefault="00000000" w:rsidP="005A008E">
            <w:pPr>
              <w:pStyle w:val="Compact"/>
              <w:spacing w:line="360" w:lineRule="auto"/>
            </w:pPr>
            <w:r>
              <w:t>WHEN</w:t>
            </w:r>
          </w:p>
        </w:tc>
        <w:tc>
          <w:tcPr>
            <w:tcW w:w="1906" w:type="dxa"/>
          </w:tcPr>
          <w:p w14:paraId="5689423A" w14:textId="77777777" w:rsidR="008D3C17" w:rsidRDefault="00000000" w:rsidP="005A008E">
            <w:pPr>
              <w:pStyle w:val="Compact"/>
              <w:spacing w:line="360" w:lineRule="auto"/>
            </w:pPr>
            <w:r>
              <w:t>DATE</w:t>
            </w:r>
          </w:p>
        </w:tc>
        <w:tc>
          <w:tcPr>
            <w:tcW w:w="3813" w:type="dxa"/>
          </w:tcPr>
          <w:p w14:paraId="6ABE897A" w14:textId="77777777" w:rsidR="008D3C17" w:rsidRDefault="00000000" w:rsidP="005A008E">
            <w:pPr>
              <w:pStyle w:val="Compact"/>
              <w:spacing w:line="360" w:lineRule="auto"/>
            </w:pPr>
            <w:r>
              <w:t>Temporal expressions (e.g., “on Monday”, “January 15, 2024”, “last week”)</w:t>
            </w:r>
          </w:p>
        </w:tc>
      </w:tr>
      <w:tr w:rsidR="008D3C17" w14:paraId="59140E01" w14:textId="77777777">
        <w:tc>
          <w:tcPr>
            <w:tcW w:w="2200" w:type="dxa"/>
          </w:tcPr>
          <w:p w14:paraId="4B292825" w14:textId="77777777" w:rsidR="008D3C17" w:rsidRDefault="00000000" w:rsidP="005A008E">
            <w:pPr>
              <w:pStyle w:val="Compact"/>
              <w:spacing w:line="360" w:lineRule="auto"/>
            </w:pPr>
            <w:r>
              <w:t>WHERE</w:t>
            </w:r>
          </w:p>
        </w:tc>
        <w:tc>
          <w:tcPr>
            <w:tcW w:w="1906" w:type="dxa"/>
          </w:tcPr>
          <w:p w14:paraId="04F5F886" w14:textId="77777777" w:rsidR="008D3C17" w:rsidRDefault="00000000" w:rsidP="005A008E">
            <w:pPr>
              <w:pStyle w:val="Compact"/>
              <w:spacing w:line="360" w:lineRule="auto"/>
            </w:pPr>
            <w:r>
              <w:t>REGION</w:t>
            </w:r>
          </w:p>
        </w:tc>
        <w:tc>
          <w:tcPr>
            <w:tcW w:w="3813" w:type="dxa"/>
          </w:tcPr>
          <w:p w14:paraId="6B4BE16D" w14:textId="77777777" w:rsidR="008D3C17" w:rsidRDefault="00000000" w:rsidP="005A008E">
            <w:pPr>
              <w:pStyle w:val="Compact"/>
              <w:spacing w:line="360" w:lineRule="auto"/>
            </w:pPr>
            <w:r>
              <w:t>States, provinces, regions (e.g., “Borno State”, “Tigray”, “North Kivu”)</w:t>
            </w:r>
          </w:p>
        </w:tc>
      </w:tr>
      <w:tr w:rsidR="008D3C17" w14:paraId="40845B64" w14:textId="77777777">
        <w:tc>
          <w:tcPr>
            <w:tcW w:w="2200" w:type="dxa"/>
          </w:tcPr>
          <w:p w14:paraId="716A1C7E" w14:textId="77777777" w:rsidR="008D3C17" w:rsidRDefault="00000000" w:rsidP="005A008E">
            <w:pPr>
              <w:pStyle w:val="Compact"/>
              <w:spacing w:line="360" w:lineRule="auto"/>
            </w:pPr>
            <w:r>
              <w:t>WHERE</w:t>
            </w:r>
          </w:p>
        </w:tc>
        <w:tc>
          <w:tcPr>
            <w:tcW w:w="1906" w:type="dxa"/>
          </w:tcPr>
          <w:p w14:paraId="0ED40FB4" w14:textId="77777777" w:rsidR="008D3C17" w:rsidRDefault="00000000" w:rsidP="005A008E">
            <w:pPr>
              <w:pStyle w:val="Compact"/>
              <w:spacing w:line="360" w:lineRule="auto"/>
            </w:pPr>
            <w:r>
              <w:t>CITY</w:t>
            </w:r>
          </w:p>
        </w:tc>
        <w:tc>
          <w:tcPr>
            <w:tcW w:w="3813" w:type="dxa"/>
          </w:tcPr>
          <w:p w14:paraId="786B1EAA" w14:textId="77777777" w:rsidR="008D3C17" w:rsidRDefault="00000000" w:rsidP="005A008E">
            <w:pPr>
              <w:pStyle w:val="Compact"/>
              <w:spacing w:line="360" w:lineRule="auto"/>
            </w:pPr>
            <w:r>
              <w:t>Cities, towns, villages (e.g., “Maiduguri”, “Goma”, “Mogadishu”)</w:t>
            </w:r>
          </w:p>
        </w:tc>
      </w:tr>
      <w:tr w:rsidR="008D3C17" w14:paraId="0B07EF6F" w14:textId="77777777">
        <w:tc>
          <w:tcPr>
            <w:tcW w:w="2200" w:type="dxa"/>
          </w:tcPr>
          <w:p w14:paraId="30B2DA14" w14:textId="77777777" w:rsidR="008D3C17" w:rsidRDefault="00000000" w:rsidP="005A008E">
            <w:pPr>
              <w:pStyle w:val="Compact"/>
              <w:spacing w:line="360" w:lineRule="auto"/>
            </w:pPr>
            <w:r>
              <w:t>WHERE</w:t>
            </w:r>
          </w:p>
        </w:tc>
        <w:tc>
          <w:tcPr>
            <w:tcW w:w="1906" w:type="dxa"/>
          </w:tcPr>
          <w:p w14:paraId="5865076F" w14:textId="77777777" w:rsidR="008D3C17" w:rsidRDefault="00000000" w:rsidP="005A008E">
            <w:pPr>
              <w:pStyle w:val="Compact"/>
              <w:spacing w:line="360" w:lineRule="auto"/>
            </w:pPr>
            <w:r>
              <w:t>DISTRICT</w:t>
            </w:r>
          </w:p>
        </w:tc>
        <w:tc>
          <w:tcPr>
            <w:tcW w:w="3813" w:type="dxa"/>
          </w:tcPr>
          <w:p w14:paraId="36DB02D1" w14:textId="77777777" w:rsidR="008D3C17" w:rsidRDefault="00000000" w:rsidP="005A008E">
            <w:pPr>
              <w:pStyle w:val="Compact"/>
              <w:spacing w:line="360" w:lineRule="auto"/>
            </w:pPr>
            <w:r>
              <w:t>Districts, counties, localities (e.g., “Bama”, “Masisi”, “Lubero”)</w:t>
            </w:r>
          </w:p>
        </w:tc>
      </w:tr>
      <w:tr w:rsidR="008D3C17" w14:paraId="20C54651" w14:textId="77777777">
        <w:tc>
          <w:tcPr>
            <w:tcW w:w="2200" w:type="dxa"/>
          </w:tcPr>
          <w:p w14:paraId="4A793131" w14:textId="77777777" w:rsidR="008D3C17" w:rsidRDefault="00000000" w:rsidP="005A008E">
            <w:pPr>
              <w:pStyle w:val="Compact"/>
              <w:spacing w:line="360" w:lineRule="auto"/>
            </w:pPr>
            <w:r>
              <w:t>HOW</w:t>
            </w:r>
          </w:p>
        </w:tc>
        <w:tc>
          <w:tcPr>
            <w:tcW w:w="1906" w:type="dxa"/>
          </w:tcPr>
          <w:p w14:paraId="266103A9" w14:textId="77777777" w:rsidR="008D3C17" w:rsidRDefault="00000000" w:rsidP="005A008E">
            <w:pPr>
              <w:pStyle w:val="Compact"/>
              <w:spacing w:line="360" w:lineRule="auto"/>
            </w:pPr>
            <w:r>
              <w:t>CASUALTIES</w:t>
            </w:r>
          </w:p>
        </w:tc>
        <w:tc>
          <w:tcPr>
            <w:tcW w:w="3813" w:type="dxa"/>
          </w:tcPr>
          <w:p w14:paraId="72D64295" w14:textId="77777777" w:rsidR="008D3C17" w:rsidRDefault="00000000" w:rsidP="005A008E">
            <w:pPr>
              <w:pStyle w:val="Compact"/>
              <w:spacing w:line="360" w:lineRule="auto"/>
            </w:pPr>
            <w:r>
              <w:t>Death/injury counts (e.g., “killed 12”, “3 dead”, “5 injured”)</w:t>
            </w:r>
          </w:p>
        </w:tc>
      </w:tr>
    </w:tbl>
    <w:p w14:paraId="4B275263" w14:textId="77777777" w:rsidR="008D3C17" w:rsidRDefault="00000000" w:rsidP="005A008E">
      <w:pPr>
        <w:pStyle w:val="BodyText"/>
        <w:spacing w:line="360" w:lineRule="auto"/>
      </w:pPr>
      <w:r>
        <w:lastRenderedPageBreak/>
        <w:t>EVENT_TYPE and COUNTRY are deliberately absent. EVENT_TYPE is recovered in the post-NER taxonomy step from the action verb, the actor type, and the surrounding context. COUNTRY is recovered from the knowledge base by looking up the most specific WHERE entity extracted from the text.</w:t>
      </w:r>
    </w:p>
    <w:p w14:paraId="3E908C50" w14:textId="77777777" w:rsidR="008D3C17" w:rsidRDefault="00000000" w:rsidP="005A008E">
      <w:pPr>
        <w:pStyle w:val="BodyText"/>
        <w:spacing w:line="360" w:lineRule="auto"/>
      </w:pPr>
      <w:r>
        <w:t>The schema is encoded in BIO format: for each entity type X, two labels B-X and I-X are introduced; together with the special O label for tokens outside any entity, the model has seventeen output classes. The BIO encoding allows the model to mark entity boundaries while remaining a flat sequence-labelling problem.</w:t>
      </w:r>
    </w:p>
    <w:p w14:paraId="4A63A590" w14:textId="77777777" w:rsidR="008D3C17" w:rsidRDefault="00000000" w:rsidP="005A008E">
      <w:pPr>
        <w:pStyle w:val="BodyText"/>
        <w:spacing w:line="360" w:lineRule="auto"/>
      </w:pPr>
      <w:r>
        <w:t>Figure 4.4 illustrates the encoding on a representative example.</w:t>
      </w:r>
    </w:p>
    <w:p w14:paraId="6BD3709C" w14:textId="77777777" w:rsidR="008D3C17" w:rsidRDefault="00000000" w:rsidP="005A008E">
      <w:pPr>
        <w:pStyle w:val="SourceCode"/>
        <w:spacing w:line="360" w:lineRule="auto"/>
      </w:pPr>
      <w:commentRangeStart w:id="444"/>
      <w:r w:rsidRPr="00BF3590">
        <w:rPr>
          <w:rStyle w:val="VerbatimChar"/>
          <w:highlight w:val="yellow"/>
          <w:rPrChange w:id="445" w:author="Accreditation" w:date="2026-05-23T19:03:00Z" w16du:dateUtc="2026-05-23T16:03:00Z">
            <w:rPr>
              <w:rStyle w:val="VerbatimChar"/>
            </w:rPr>
          </w:rPrChange>
        </w:rPr>
        <w:t>Tokens:    "Al"     "Shabaab" "fighters" "killed"   "12"          "civilians" "in"  "Beledweyne" "on"  "Sunday"</w:t>
      </w:r>
      <w:r w:rsidRPr="00BF3590">
        <w:rPr>
          <w:highlight w:val="yellow"/>
          <w:rPrChange w:id="446" w:author="Accreditation" w:date="2026-05-23T19:03:00Z" w16du:dateUtc="2026-05-23T16:03:00Z">
            <w:rPr/>
          </w:rPrChange>
        </w:rPr>
        <w:br/>
      </w:r>
      <w:r w:rsidRPr="00BF3590">
        <w:rPr>
          <w:rStyle w:val="VerbatimChar"/>
          <w:highlight w:val="yellow"/>
          <w:rPrChange w:id="447" w:author="Accreditation" w:date="2026-05-23T19:03:00Z" w16du:dateUtc="2026-05-23T16:03:00Z">
            <w:rPr>
              <w:rStyle w:val="VerbatimChar"/>
            </w:rPr>
          </w:rPrChange>
        </w:rPr>
        <w:t>Labels:    B-ACTOR  I-ACTOR   O          B-ACTION   B-CASUALTIES  B-VICTIM    O     B-CITY       O     B-DATE</w:t>
      </w:r>
      <w:commentRangeEnd w:id="444"/>
      <w:r w:rsidR="00BF3590">
        <w:rPr>
          <w:rStyle w:val="CommentReference"/>
          <w:sz w:val="24"/>
          <w:szCs w:val="24"/>
        </w:rPr>
        <w:commentReference w:id="444"/>
      </w:r>
    </w:p>
    <w:p w14:paraId="2993EEB5" w14:textId="77777777" w:rsidR="008D3C17" w:rsidRDefault="00000000" w:rsidP="005A008E">
      <w:pPr>
        <w:pStyle w:val="FirstParagraph"/>
        <w:spacing w:line="360" w:lineRule="auto"/>
      </w:pPr>
      <w:r>
        <w:rPr>
          <w:i/>
          <w:iCs/>
        </w:rPr>
        <w:t>Figure 4.4: BIO encoding example for a sentence describing a violent event. Multi-token entities such as “Al Shabaab” are encoded by a leading B- tag followed by I- tags</w:t>
      </w:r>
    </w:p>
    <w:p w14:paraId="2B396E19" w14:textId="78CE897A" w:rsidR="008D3C17" w:rsidRDefault="00000000" w:rsidP="005A008E">
      <w:pPr>
        <w:pStyle w:val="BodyText"/>
        <w:spacing w:line="360" w:lineRule="auto"/>
      </w:pPr>
      <w:r>
        <w:t xml:space="preserve">There is one wrinkle the encoding has to handle. BERT uses WordPiece sub-word tokenisation, so a single annotated word can be split into two or three pieces — “Beledweyne” might become “Beled”, “##wey”, “##ne”, each with its own row in the input. The labels have to be projected onto the sub-words consistently or training will see inconsistent signals across runs. The convention I use, formalised as Algorithm 4.1 in </w:t>
      </w:r>
      <w:del w:id="448" w:author="Accreditation" w:date="2026-05-20T15:46:00Z" w16du:dateUtc="2026-05-20T12:46:00Z">
        <w:r w:rsidDel="00C22A33">
          <w:delText>§</w:delText>
        </w:r>
      </w:del>
      <w:ins w:id="449" w:author="Accreditation" w:date="2026-05-20T15:46:00Z" w16du:dateUtc="2026-05-20T12:46:00Z">
        <w:r w:rsidR="00C22A33">
          <w:t xml:space="preserve">Section </w:t>
        </w:r>
      </w:ins>
      <w:r>
        <w:t xml:space="preserve">4.6, carries the original word’s label to the first sub-word, rewrites any leading B- to I- on subsequent sub-words (because only the first sub-word can be the </w:t>
      </w:r>
      <w:r>
        <w:rPr>
          <w:i/>
          <w:iCs/>
        </w:rPr>
        <w:t>start</w:t>
      </w:r>
      <w:r>
        <w:t xml:space="preserve"> of the entity), and assigns -100 to special tokens like [CLS], [SEP], and [PAD] so they’re ignored by the loss.</w:t>
      </w:r>
    </w:p>
    <w:p w14:paraId="55416E7A" w14:textId="25483B6D" w:rsidR="008D3C17" w:rsidRDefault="00000000">
      <w:pPr>
        <w:pStyle w:val="Heading2"/>
        <w:pPrChange w:id="450" w:author="Accreditation" w:date="2026-05-20T15:51:00Z" w16du:dateUtc="2026-05-20T12:51:00Z">
          <w:pPr>
            <w:pStyle w:val="Heading2"/>
            <w:spacing w:line="360" w:lineRule="auto"/>
          </w:pPr>
        </w:pPrChange>
      </w:pPr>
      <w:bookmarkStart w:id="451" w:name="hierarchical-violent-event-taxonomy"/>
      <w:bookmarkEnd w:id="440"/>
      <w:del w:id="452" w:author="Accreditation" w:date="2026-05-20T15:51:00Z" w16du:dateUtc="2026-05-20T12:51:00Z">
        <w:r w:rsidDel="00C22A33">
          <w:delText xml:space="preserve">4.4 </w:delText>
        </w:r>
      </w:del>
      <w:r>
        <w:t>Hierarchical Violent Event Taxonomy</w:t>
      </w:r>
    </w:p>
    <w:p w14:paraId="4A381D67" w14:textId="77777777" w:rsidR="008D3C17" w:rsidRDefault="00000000" w:rsidP="005A008E">
      <w:pPr>
        <w:pStyle w:val="FirstParagraph"/>
        <w:spacing w:line="360" w:lineRule="auto"/>
      </w:pPr>
      <w:r>
        <w:t xml:space="preserve">The taxonomy I developed for this thesis is a four-level hierarchy. Level 1 names four broad categories of violence; Level 2 introduces eighteen intermediate types nested under them; </w:t>
      </w:r>
      <w:r>
        <w:lastRenderedPageBreak/>
        <w:t>Level 3 refines those into roughly fifty specific event types; and Level 4 adds another twenty or so detailed subtypes where the operational distinctions warrant it. The synthesis draws on ACLED’s primary event types [8], UCDP’s distinction between state-based, non-state, and one-sided violence [9], and the violence-relevant classes of PMVE [29], with African-specific extensions for pastoralist / farmer clashes and communal cattle raiding that none of those frameworks cover at this depth. The complete tree is in Annex B; the present section summarises Levels 1 and 2 in Tables 4.2 and 4.3 and gives the visual outline in Figure 4.5.</w:t>
      </w:r>
    </w:p>
    <w:p w14:paraId="65CCE583" w14:textId="77777777" w:rsidR="008D3C17" w:rsidRDefault="00000000" w:rsidP="005A008E">
      <w:pPr>
        <w:pStyle w:val="BodyText"/>
        <w:spacing w:line="360" w:lineRule="auto"/>
      </w:pPr>
      <w:r>
        <w:rPr>
          <w:i/>
          <w:iCs/>
        </w:rPr>
        <w:t>Table 4.2: Level 1 categories of the hierarchical taxonomy</w:t>
      </w:r>
    </w:p>
    <w:tbl>
      <w:tblPr>
        <w:tblStyle w:val="Table"/>
        <w:tblW w:w="5000" w:type="pct"/>
        <w:tblLayout w:type="fixed"/>
        <w:tblLook w:val="0020" w:firstRow="1" w:lastRow="0" w:firstColumn="0" w:lastColumn="0" w:noHBand="0" w:noVBand="0"/>
      </w:tblPr>
      <w:tblGrid>
        <w:gridCol w:w="2947"/>
        <w:gridCol w:w="6413"/>
      </w:tblGrid>
      <w:tr w:rsidR="008D3C17" w14:paraId="0B736B01"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2493" w:type="dxa"/>
          </w:tcPr>
          <w:p w14:paraId="008DBE6A" w14:textId="77777777" w:rsidR="008D3C17" w:rsidRDefault="00000000" w:rsidP="005A008E">
            <w:pPr>
              <w:pStyle w:val="Compact"/>
              <w:spacing w:line="360" w:lineRule="auto"/>
            </w:pPr>
            <w:r>
              <w:t>Level 1</w:t>
            </w:r>
          </w:p>
        </w:tc>
        <w:tc>
          <w:tcPr>
            <w:tcW w:w="5426" w:type="dxa"/>
          </w:tcPr>
          <w:p w14:paraId="58CEAA98" w14:textId="77777777" w:rsidR="008D3C17" w:rsidRDefault="00000000" w:rsidP="005A008E">
            <w:pPr>
              <w:pStyle w:val="Compact"/>
              <w:spacing w:line="360" w:lineRule="auto"/>
            </w:pPr>
            <w:r>
              <w:t>Working definition adopted in this thesis</w:t>
            </w:r>
          </w:p>
        </w:tc>
      </w:tr>
      <w:tr w:rsidR="008D3C17" w14:paraId="53DD61A8" w14:textId="77777777">
        <w:tc>
          <w:tcPr>
            <w:tcW w:w="2493" w:type="dxa"/>
          </w:tcPr>
          <w:p w14:paraId="65DCC5E0" w14:textId="77777777" w:rsidR="008D3C17" w:rsidRDefault="00000000" w:rsidP="005A008E">
            <w:pPr>
              <w:pStyle w:val="Compact"/>
              <w:spacing w:line="360" w:lineRule="auto"/>
            </w:pPr>
            <w:r>
              <w:t>Political Violence</w:t>
            </w:r>
          </w:p>
        </w:tc>
        <w:tc>
          <w:tcPr>
            <w:tcW w:w="5426" w:type="dxa"/>
          </w:tcPr>
          <w:p w14:paraId="61A00B46" w14:textId="77777777" w:rsidR="008D3C17" w:rsidRDefault="00000000" w:rsidP="005A008E">
            <w:pPr>
              <w:pStyle w:val="Compact"/>
              <w:spacing w:line="360" w:lineRule="auto"/>
            </w:pPr>
            <w:r>
              <w:t>Acts intended to contest state authority, push political change, or advance an ideological programme; perpetrators range from rebel and insurgent groups to terrorist organisations and political factions.</w:t>
            </w:r>
          </w:p>
        </w:tc>
      </w:tr>
      <w:tr w:rsidR="008D3C17" w14:paraId="311471D8" w14:textId="77777777">
        <w:tc>
          <w:tcPr>
            <w:tcW w:w="2493" w:type="dxa"/>
          </w:tcPr>
          <w:p w14:paraId="6EF85314" w14:textId="77777777" w:rsidR="008D3C17" w:rsidRDefault="00000000" w:rsidP="005A008E">
            <w:pPr>
              <w:pStyle w:val="Compact"/>
              <w:spacing w:line="360" w:lineRule="auto"/>
            </w:pPr>
            <w:r>
              <w:t>Criminal Violence</w:t>
            </w:r>
          </w:p>
        </w:tc>
        <w:tc>
          <w:tcPr>
            <w:tcW w:w="5426" w:type="dxa"/>
          </w:tcPr>
          <w:p w14:paraId="4798196E" w14:textId="77777777" w:rsidR="008D3C17" w:rsidRDefault="00000000" w:rsidP="005A008E">
            <w:pPr>
              <w:pStyle w:val="Compact"/>
              <w:spacing w:line="360" w:lineRule="auto"/>
            </w:pPr>
            <w:r>
              <w:t>Acts whose primary motivation is economic gain or the territorial control of a criminal enterprise; perpetrators are gangs, bandits, organised-crime networks, or individual criminals.</w:t>
            </w:r>
          </w:p>
        </w:tc>
      </w:tr>
      <w:tr w:rsidR="008D3C17" w14:paraId="17FFECBE" w14:textId="77777777">
        <w:tc>
          <w:tcPr>
            <w:tcW w:w="2493" w:type="dxa"/>
          </w:tcPr>
          <w:p w14:paraId="78603FFC" w14:textId="77777777" w:rsidR="008D3C17" w:rsidRDefault="00000000" w:rsidP="005A008E">
            <w:pPr>
              <w:pStyle w:val="Compact"/>
              <w:spacing w:line="360" w:lineRule="auto"/>
            </w:pPr>
            <w:r>
              <w:t>Communal Violence</w:t>
            </w:r>
          </w:p>
        </w:tc>
        <w:tc>
          <w:tcPr>
            <w:tcW w:w="5426" w:type="dxa"/>
          </w:tcPr>
          <w:p w14:paraId="1F83A28E" w14:textId="77777777" w:rsidR="008D3C17" w:rsidRDefault="00000000" w:rsidP="005A008E">
            <w:pPr>
              <w:pStyle w:val="Compact"/>
              <w:spacing w:line="360" w:lineRule="auto"/>
            </w:pPr>
            <w:r>
              <w:t>Acts between identity-defined groups — ethnic, religious, clan, or pastoralist / farmer communities — over land, water, livestock, or social standing, where the state is not the primary target.</w:t>
            </w:r>
          </w:p>
        </w:tc>
      </w:tr>
      <w:tr w:rsidR="008D3C17" w14:paraId="1B03E4FD" w14:textId="77777777">
        <w:tc>
          <w:tcPr>
            <w:tcW w:w="2493" w:type="dxa"/>
          </w:tcPr>
          <w:p w14:paraId="5029EF9E" w14:textId="77777777" w:rsidR="008D3C17" w:rsidRDefault="00000000" w:rsidP="005A008E">
            <w:pPr>
              <w:pStyle w:val="Compact"/>
              <w:spacing w:line="360" w:lineRule="auto"/>
            </w:pPr>
            <w:r>
              <w:t>State Violence Against Civilians</w:t>
            </w:r>
          </w:p>
        </w:tc>
        <w:tc>
          <w:tcPr>
            <w:tcW w:w="5426" w:type="dxa"/>
          </w:tcPr>
          <w:p w14:paraId="73DA5BE2" w14:textId="77777777" w:rsidR="008D3C17" w:rsidRDefault="00000000" w:rsidP="005A008E">
            <w:pPr>
              <w:pStyle w:val="Compact"/>
              <w:spacing w:line="360" w:lineRule="auto"/>
            </w:pPr>
            <w:r>
              <w:t>Lethal or severely coercive acts by police, military, or paramilitary forces directed at non-combatants outside an active armed-conflict context, encompassing extrajudicial killing, protest crackdowns, and forced displacement.</w:t>
            </w:r>
          </w:p>
        </w:tc>
      </w:tr>
    </w:tbl>
    <w:p w14:paraId="7F74895C" w14:textId="77777777" w:rsidR="008D3C17" w:rsidRDefault="00000000" w:rsidP="005A008E">
      <w:pPr>
        <w:pStyle w:val="BodyText"/>
        <w:spacing w:line="360" w:lineRule="auto"/>
      </w:pPr>
      <w:r>
        <w:rPr>
          <w:i/>
          <w:iCs/>
        </w:rPr>
        <w:t>Table 4.3: Level 2 intermediate violence types</w:t>
      </w:r>
    </w:p>
    <w:tbl>
      <w:tblPr>
        <w:tblStyle w:val="Table"/>
        <w:tblW w:w="5000" w:type="pct"/>
        <w:tblLayout w:type="fixed"/>
        <w:tblLook w:val="0020" w:firstRow="1" w:lastRow="0" w:firstColumn="0" w:lastColumn="0" w:noHBand="0" w:noVBand="0"/>
      </w:tblPr>
      <w:tblGrid>
        <w:gridCol w:w="2195"/>
        <w:gridCol w:w="7165"/>
      </w:tblGrid>
      <w:tr w:rsidR="008D3C17" w14:paraId="040BCB2A"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1857" w:type="dxa"/>
          </w:tcPr>
          <w:p w14:paraId="34C68B41" w14:textId="77777777" w:rsidR="008D3C17" w:rsidRDefault="00000000" w:rsidP="005A008E">
            <w:pPr>
              <w:pStyle w:val="Compact"/>
              <w:spacing w:line="360" w:lineRule="auto"/>
            </w:pPr>
            <w:r>
              <w:lastRenderedPageBreak/>
              <w:t>Level 1</w:t>
            </w:r>
          </w:p>
        </w:tc>
        <w:tc>
          <w:tcPr>
            <w:tcW w:w="6062" w:type="dxa"/>
          </w:tcPr>
          <w:p w14:paraId="3FD907C4" w14:textId="77777777" w:rsidR="008D3C17" w:rsidRDefault="00000000" w:rsidP="005A008E">
            <w:pPr>
              <w:pStyle w:val="Compact"/>
              <w:spacing w:line="360" w:lineRule="auto"/>
            </w:pPr>
            <w:r>
              <w:t>Level 2</w:t>
            </w:r>
          </w:p>
        </w:tc>
      </w:tr>
      <w:tr w:rsidR="008D3C17" w14:paraId="6DF36B13" w14:textId="77777777">
        <w:tc>
          <w:tcPr>
            <w:tcW w:w="1857" w:type="dxa"/>
          </w:tcPr>
          <w:p w14:paraId="537DBF62" w14:textId="77777777" w:rsidR="008D3C17" w:rsidRDefault="00000000" w:rsidP="005A008E">
            <w:pPr>
              <w:pStyle w:val="Compact"/>
              <w:spacing w:line="360" w:lineRule="auto"/>
            </w:pPr>
            <w:r>
              <w:t>Political Violence</w:t>
            </w:r>
          </w:p>
        </w:tc>
        <w:tc>
          <w:tcPr>
            <w:tcW w:w="6062" w:type="dxa"/>
          </w:tcPr>
          <w:p w14:paraId="1A23E420" w14:textId="77777777" w:rsidR="008D3C17" w:rsidRDefault="00000000" w:rsidP="005A008E">
            <w:pPr>
              <w:pStyle w:val="Compact"/>
              <w:spacing w:line="360" w:lineRule="auto"/>
            </w:pPr>
            <w:r>
              <w:t>Rebellion/Armed Insurgency; Terrorism; Coup and Regime Change Violence; Election Violence; Political Repression.</w:t>
            </w:r>
          </w:p>
        </w:tc>
      </w:tr>
      <w:tr w:rsidR="008D3C17" w14:paraId="6AB22BBB" w14:textId="77777777">
        <w:tc>
          <w:tcPr>
            <w:tcW w:w="1857" w:type="dxa"/>
          </w:tcPr>
          <w:p w14:paraId="2E5FB4BC" w14:textId="77777777" w:rsidR="008D3C17" w:rsidRDefault="00000000" w:rsidP="005A008E">
            <w:pPr>
              <w:pStyle w:val="Compact"/>
              <w:spacing w:line="360" w:lineRule="auto"/>
            </w:pPr>
            <w:r>
              <w:t>Criminal Violence</w:t>
            </w:r>
          </w:p>
        </w:tc>
        <w:tc>
          <w:tcPr>
            <w:tcW w:w="6062" w:type="dxa"/>
          </w:tcPr>
          <w:p w14:paraId="28A55B74" w14:textId="77777777" w:rsidR="008D3C17" w:rsidRDefault="00000000" w:rsidP="005A008E">
            <w:pPr>
              <w:pStyle w:val="Compact"/>
              <w:spacing w:line="360" w:lineRule="auto"/>
            </w:pPr>
            <w:r>
              <w:t>Organised Crime Violence; Armed Robbery/Banditry; Kidnapping for Ransom; Criminal Gang Violence.</w:t>
            </w:r>
          </w:p>
        </w:tc>
      </w:tr>
      <w:tr w:rsidR="008D3C17" w14:paraId="67CF25F2" w14:textId="77777777">
        <w:tc>
          <w:tcPr>
            <w:tcW w:w="1857" w:type="dxa"/>
          </w:tcPr>
          <w:p w14:paraId="5044A6C9" w14:textId="77777777" w:rsidR="008D3C17" w:rsidRDefault="00000000" w:rsidP="005A008E">
            <w:pPr>
              <w:pStyle w:val="Compact"/>
              <w:spacing w:line="360" w:lineRule="auto"/>
            </w:pPr>
            <w:r>
              <w:t>Communal Violence</w:t>
            </w:r>
          </w:p>
        </w:tc>
        <w:tc>
          <w:tcPr>
            <w:tcW w:w="6062" w:type="dxa"/>
          </w:tcPr>
          <w:p w14:paraId="74BF3E8A" w14:textId="77777777" w:rsidR="008D3C17" w:rsidRDefault="00000000" w:rsidP="005A008E">
            <w:pPr>
              <w:pStyle w:val="Compact"/>
              <w:spacing w:line="360" w:lineRule="auto"/>
            </w:pPr>
            <w:r>
              <w:t>Ethnic/Tribal Conflict; Religious Violence; Resource-Based Conflict; Pastoralist-Farmer Clashes.</w:t>
            </w:r>
          </w:p>
        </w:tc>
      </w:tr>
      <w:tr w:rsidR="008D3C17" w14:paraId="5E08B43D" w14:textId="77777777">
        <w:tc>
          <w:tcPr>
            <w:tcW w:w="1857" w:type="dxa"/>
          </w:tcPr>
          <w:p w14:paraId="10EFB1D3" w14:textId="77777777" w:rsidR="008D3C17" w:rsidRDefault="00000000" w:rsidP="005A008E">
            <w:pPr>
              <w:pStyle w:val="Compact"/>
              <w:spacing w:line="360" w:lineRule="auto"/>
            </w:pPr>
            <w:r>
              <w:t>State Violence Against Civilians</w:t>
            </w:r>
          </w:p>
        </w:tc>
        <w:tc>
          <w:tcPr>
            <w:tcW w:w="6062" w:type="dxa"/>
          </w:tcPr>
          <w:p w14:paraId="56859742" w14:textId="77777777" w:rsidR="008D3C17" w:rsidRDefault="00000000" w:rsidP="005A008E">
            <w:pPr>
              <w:pStyle w:val="Compact"/>
              <w:spacing w:line="360" w:lineRule="auto"/>
            </w:pPr>
            <w:r>
              <w:t>Extrajudicial Killings; State Repression of Protests; Mass Atrocities by State Forces; Forced Displacement by State; Arbitrary Detention with Violence.</w:t>
            </w:r>
          </w:p>
        </w:tc>
      </w:tr>
    </w:tbl>
    <w:p w14:paraId="0EF76C45" w14:textId="62C47711" w:rsidR="008D3C17" w:rsidRDefault="00000000" w:rsidP="005A008E">
      <w:pPr>
        <w:pStyle w:val="SourceCode"/>
        <w:spacing w:line="360" w:lineRule="auto"/>
      </w:pPr>
      <w:commentRangeStart w:id="453"/>
      <w:r>
        <w:rPr>
          <w:rStyle w:val="VerbatimChar"/>
        </w:rPr>
        <w:t>VIOLENT EVENTS TAXONOMY</w:t>
      </w:r>
      <w:r>
        <w:br/>
      </w:r>
      <w:r>
        <w:rPr>
          <w:rStyle w:val="VerbatimChar"/>
        </w:rPr>
        <w:t>|</w:t>
      </w:r>
      <w:r>
        <w:br/>
      </w:r>
      <w:r>
        <w:rPr>
          <w:rStyle w:val="VerbatimChar"/>
        </w:rPr>
        <w:t>|-- POLITICAL VIOLENCE</w:t>
      </w:r>
      <w:r>
        <w:br/>
      </w:r>
      <w:r>
        <w:rPr>
          <w:rStyle w:val="VerbatimChar"/>
        </w:rPr>
        <w:t>|   |-- Rebellion / Armed Insurgency  (Armed Clash, Ambush, Rebel Attack, Forced Recruitment)</w:t>
      </w:r>
      <w:r>
        <w:br/>
      </w:r>
      <w:r>
        <w:rPr>
          <w:rStyle w:val="VerbatimChar"/>
        </w:rPr>
        <w:t>|   |-- Terrorism                     (Bombing, Armed Assault, Hostage-Taking, Assassination, Soft Targets)</w:t>
      </w:r>
      <w:r>
        <w:br/>
      </w:r>
      <w:r>
        <w:rPr>
          <w:rStyle w:val="VerbatimChar"/>
        </w:rPr>
        <w:t>|   |-- Coup and Regime Change        (Military Coup, Coup-Related Violence, Assassination)</w:t>
      </w:r>
      <w:r>
        <w:br/>
      </w:r>
      <w:r>
        <w:rPr>
          <w:rStyle w:val="VerbatimChar"/>
        </w:rPr>
        <w:t>|   |-- Election Violence             (Campaign Violence, Voting Day Violence, Post-Election Violence)</w:t>
      </w:r>
      <w:r>
        <w:br/>
      </w:r>
      <w:r>
        <w:rPr>
          <w:rStyle w:val="VerbatimChar"/>
        </w:rPr>
        <w:t>|   `-- Political Repression          (Protest Suppression, Targeted Killings, Mass Arrests)</w:t>
      </w:r>
      <w:r>
        <w:br/>
      </w:r>
      <w:r>
        <w:rPr>
          <w:rStyle w:val="VerbatimChar"/>
        </w:rPr>
        <w:t>|</w:t>
      </w:r>
      <w:r>
        <w:br/>
      </w:r>
      <w:r>
        <w:rPr>
          <w:rStyle w:val="VerbatimChar"/>
        </w:rPr>
        <w:t>|-- CRIMINAL VIOLENCE</w:t>
      </w:r>
      <w:r>
        <w:br/>
      </w:r>
      <w:r>
        <w:rPr>
          <w:rStyle w:val="VerbatimChar"/>
        </w:rPr>
        <w:t>|   |-- Organised Crime Violence      (Gang Warfare, Assassination, Violence Against Law Enforcement)</w:t>
      </w:r>
      <w:r>
        <w:br/>
      </w:r>
      <w:r>
        <w:rPr>
          <w:rStyle w:val="VerbatimChar"/>
        </w:rPr>
        <w:t>|   |-- Armed Robbery / Banditry      (Highway, Bank/Business, Home Invasion, Cattle Raiding)</w:t>
      </w:r>
      <w:r>
        <w:br/>
      </w:r>
      <w:r>
        <w:rPr>
          <w:rStyle w:val="VerbatimChar"/>
        </w:rPr>
        <w:t>|   |-- Kidnapping for Ransom         (Individual/Family, Maritime/Piracy)</w:t>
      </w:r>
      <w:r>
        <w:br/>
      </w:r>
      <w:r>
        <w:rPr>
          <w:rStyle w:val="VerbatimChar"/>
        </w:rPr>
        <w:t>|   `-- Criminal Gang Violence</w:t>
      </w:r>
      <w:r>
        <w:br/>
      </w:r>
      <w:r>
        <w:rPr>
          <w:rStyle w:val="VerbatimChar"/>
        </w:rPr>
        <w:lastRenderedPageBreak/>
        <w:t>|</w:t>
      </w:r>
      <w:r>
        <w:br/>
      </w:r>
      <w:r>
        <w:rPr>
          <w:rStyle w:val="VerbatimChar"/>
        </w:rPr>
        <w:t>|-- COMMUNAL VIOLENCE</w:t>
      </w:r>
      <w:r>
        <w:br/>
      </w:r>
      <w:r>
        <w:rPr>
          <w:rStyle w:val="VerbatimChar"/>
        </w:rPr>
        <w:t>|   |-- Ethnic/Tribal Conflict        (Ethnic Clash, Ethnic Massacre, Ethnic Revenge Attack)</w:t>
      </w:r>
      <w:r>
        <w:br/>
      </w:r>
      <w:r>
        <w:rPr>
          <w:rStyle w:val="VerbatimChar"/>
        </w:rPr>
        <w:t>|   |-- Religious Violence            (Sectarian Violence, Attack on Religious Community, Site Desecration)</w:t>
      </w:r>
      <w:r>
        <w:br/>
      </w:r>
      <w:r>
        <w:rPr>
          <w:rStyle w:val="VerbatimChar"/>
        </w:rPr>
        <w:t>|   |-- Resource-Based Conflict       (Land, Water, Mining/Resource Extraction)</w:t>
      </w:r>
      <w:r>
        <w:br/>
      </w:r>
      <w:r>
        <w:rPr>
          <w:rStyle w:val="VerbatimChar"/>
        </w:rPr>
        <w:t>|   `-- Pastoralist-Farmer Clashes    (Grazing, Cattle Raiding (Communal), Revenge Raid)</w:t>
      </w:r>
      <w:r>
        <w:br/>
      </w:r>
      <w:r>
        <w:rPr>
          <w:rStyle w:val="VerbatimChar"/>
        </w:rPr>
        <w:t>|</w:t>
      </w:r>
      <w:r>
        <w:br/>
      </w:r>
      <w:r>
        <w:rPr>
          <w:rStyle w:val="VerbatimChar"/>
        </w:rPr>
        <w:t>`-- STATE VIOLENCE AGAINST CIVILIANS</w:t>
      </w:r>
      <w:r>
        <w:br/>
      </w:r>
      <w:r>
        <w:rPr>
          <w:rStyle w:val="VerbatimChar"/>
        </w:rPr>
        <w:t xml:space="preserve">    |-- Extrajudicial Killings        (Summary Execution, Enforced Disappearance, Torture Death)</w:t>
      </w:r>
      <w:r>
        <w:br/>
      </w:r>
      <w:r>
        <w:rPr>
          <w:rStyle w:val="VerbatimChar"/>
        </w:rPr>
        <w:t xml:space="preserve">    |-- State Repression of Protests  (Shooting of Protesters, Violent Dispersal Resulting in Deaths)</w:t>
      </w:r>
      <w:r>
        <w:br/>
      </w:r>
      <w:r>
        <w:rPr>
          <w:rStyle w:val="VerbatimChar"/>
        </w:rPr>
        <w:t xml:space="preserve">    |-- Mass Atrocities                (Massacre by State Forces, Ethnic Cleansing by State)</w:t>
      </w:r>
      <w:r>
        <w:br/>
      </w:r>
      <w:r>
        <w:rPr>
          <w:rStyle w:val="VerbatimChar"/>
        </w:rPr>
        <w:t xml:space="preserve">    |-- Forced Displacement            (Violent Eviction, Village Burning)</w:t>
      </w:r>
      <w:r>
        <w:br/>
      </w:r>
      <w:r>
        <w:rPr>
          <w:rStyle w:val="VerbatimChar"/>
        </w:rPr>
        <w:t xml:space="preserve">    `-- Arbitrary Detention            (Violent Mass Arrest)</w:t>
      </w:r>
      <w:commentRangeEnd w:id="453"/>
      <w:r w:rsidR="00BF3590">
        <w:rPr>
          <w:rStyle w:val="CommentReference"/>
          <w:rFonts w:ascii="Consolas" w:hAnsi="Consolas"/>
          <w:sz w:val="22"/>
          <w:szCs w:val="24"/>
        </w:rPr>
        <w:commentReference w:id="453"/>
      </w:r>
      <w:ins w:id="454" w:author="Accreditation" w:date="2026-05-23T19:04:00Z" w16du:dateUtc="2026-05-23T16:04:00Z">
        <w:r w:rsidR="00BF3590">
          <w:rPr>
            <w:rStyle w:val="VerbatimChar"/>
          </w:rPr>
          <w:t>ca</w:t>
        </w:r>
      </w:ins>
    </w:p>
    <w:p w14:paraId="450139F4" w14:textId="77777777" w:rsidR="008D3C17" w:rsidRDefault="00000000" w:rsidP="005A008E">
      <w:pPr>
        <w:pStyle w:val="FirstParagraph"/>
        <w:spacing w:line="360" w:lineRule="auto"/>
      </w:pPr>
      <w:r>
        <w:rPr>
          <w:i/>
          <w:iCs/>
        </w:rPr>
        <w:t>Figure 4.5: Four-level taxonomy hierarchy (visual outline of Levels 1 to 3)</w:t>
      </w:r>
    </w:p>
    <w:p w14:paraId="5B1929E5" w14:textId="77777777" w:rsidR="008D3C17" w:rsidRDefault="00000000" w:rsidP="005A008E">
      <w:pPr>
        <w:pStyle w:val="BodyText"/>
        <w:spacing w:line="360" w:lineRule="auto"/>
      </w:pPr>
      <w:r>
        <w:t>Each terminal category in the taxonomy is documented with a definition, classification criteria, distinguishing features, typical keywords used in news reports, and worked examples; the full documentation is provided in Annex B. Decision rules for ambiguous cases (for example, criminal versus terrorist kidnapping, or state violence against protesters versus political repression of protests) are also documented in Annex B.</w:t>
      </w:r>
    </w:p>
    <w:p w14:paraId="6F691160" w14:textId="77777777" w:rsidR="008D3C17" w:rsidRDefault="00000000" w:rsidP="005A008E">
      <w:pPr>
        <w:pStyle w:val="BodyText"/>
        <w:spacing w:line="360" w:lineRule="auto"/>
      </w:pPr>
      <w:r>
        <w:t xml:space="preserve">Within VioNER, the taxonomy is applied as a post-NER step. Given an extracted set of entities and the surrounding text, the taxonomy classifier inspects the actor type, the action verb, contextual cues (target type, weapons, casualties), and looks up the actor in the knowledge base to identify its known classification. The result is a Level 1 to Level 3 </w:t>
      </w:r>
      <w:r>
        <w:lastRenderedPageBreak/>
        <w:t>(and where appropriate Level 4) classification of the event. A learned hierarchical classifier could replace this rule-based step in future work.</w:t>
      </w:r>
    </w:p>
    <w:p w14:paraId="2CCC9240" w14:textId="1DDE3B54" w:rsidR="008D3C17" w:rsidRDefault="00000000">
      <w:pPr>
        <w:pStyle w:val="Heading2"/>
        <w:pPrChange w:id="455" w:author="Accreditation" w:date="2026-05-20T15:51:00Z" w16du:dateUtc="2026-05-20T12:51:00Z">
          <w:pPr>
            <w:pStyle w:val="Heading2"/>
            <w:spacing w:line="360" w:lineRule="auto"/>
          </w:pPr>
        </w:pPrChange>
      </w:pPr>
      <w:bookmarkStart w:id="456" w:name="knowledge-base-design"/>
      <w:bookmarkEnd w:id="451"/>
      <w:del w:id="457" w:author="Accreditation" w:date="2026-05-20T15:51:00Z" w16du:dateUtc="2026-05-20T12:51:00Z">
        <w:r w:rsidDel="00C22A33">
          <w:delText xml:space="preserve">4.5 </w:delText>
        </w:r>
      </w:del>
      <w:r>
        <w:t>Knowledge Base Design</w:t>
      </w:r>
    </w:p>
    <w:p w14:paraId="3F137D30" w14:textId="267D12EB" w:rsidR="008D3C17" w:rsidRDefault="00000000" w:rsidP="005A008E">
      <w:pPr>
        <w:pStyle w:val="FirstParagraph"/>
        <w:spacing w:line="360" w:lineRule="auto"/>
      </w:pPr>
      <w:r>
        <w:t xml:space="preserve">The knowledge base lives in memory next to the model and is built out of three dictionaries: armed groups, locations, and weapons. I considered loading it from Postgres at startup but the lookup volume during inference is high and an in-memory dict has obvious latency advantages; the trade-off is that adding or editing a KB entry requires a service restart, which the analyst-facing flows in </w:t>
      </w:r>
      <w:del w:id="458" w:author="Accreditation" w:date="2026-05-20T15:46:00Z" w16du:dateUtc="2026-05-20T12:46:00Z">
        <w:r w:rsidDel="00C22A33">
          <w:delText>§</w:delText>
        </w:r>
      </w:del>
      <w:ins w:id="459" w:author="Accreditation" w:date="2026-05-20T15:46:00Z" w16du:dateUtc="2026-05-20T12:46:00Z">
        <w:r w:rsidR="00C22A33">
          <w:t xml:space="preserve">Section </w:t>
        </w:r>
      </w:ins>
      <w:r>
        <w:t>5.6 handle gracefully.</w:t>
      </w:r>
    </w:p>
    <w:p w14:paraId="69B66F67" w14:textId="77777777" w:rsidR="008D3C17" w:rsidRDefault="00000000" w:rsidP="005A008E">
      <w:pPr>
        <w:pStyle w:val="BodyText"/>
        <w:spacing w:line="360" w:lineRule="auto"/>
      </w:pPr>
      <w:r>
        <w:t>The armed-groups dictionary has roughly 150 entries. Each entry carries a canonical name, the list of aliases under which the group is reported in news, the country of operation, the broader region (East / West / North / Southern / Central Africa), and a group type in {militia, terrorist, rebel, government}. The list deliberately favours groups currently or recently active over historical ones — Al-Shabaab, Boko Haram, M23, RSF, JNIM, ISGS, Wagner Group, ENDF, TPLF — and is structured for easy extension as new actors emerge. Annex C has the full inventory.</w:t>
      </w:r>
    </w:p>
    <w:p w14:paraId="16DCC1E0" w14:textId="77777777" w:rsidR="008D3C17" w:rsidRDefault="00000000" w:rsidP="005A008E">
      <w:pPr>
        <w:pStyle w:val="BodyText"/>
        <w:spacing w:line="360" w:lineRule="auto"/>
      </w:pPr>
      <w:r>
        <w:t>The locations dictionary records about 200 conflict-affected cities along with all 54 African countries and their primary regions. Each city entry maps to a country and a parent administrative unit, so “Maiduguri” resolves to Nigeria / Borno, “Goma” to DRC / North Kivu, “Mogadishu” to Somalia / Banaadir, and so on. Two operational uses follow. At inference time, an extracted CITY gets its country and region attached automatically. When an extracted ACTOR’s known country of operation does not match the country derived from the location in the same sentence — say, “M23 attacking Maiduguri” — the event gets flagged for analyst review.</w:t>
      </w:r>
    </w:p>
    <w:p w14:paraId="2E0660BA" w14:textId="274B961E" w:rsidR="008D3C17" w:rsidRDefault="00000000" w:rsidP="005A008E">
      <w:pPr>
        <w:pStyle w:val="BodyText"/>
        <w:spacing w:line="360" w:lineRule="auto"/>
      </w:pPr>
      <w:r>
        <w:t xml:space="preserve">The weapons dictionary is the smallest. It groups weapon mentions into categories (firearms, explosives, edged weapons, fire / arson, heavy weapons) and tactical methods (ambush, raid, mass shooting, suicide bombing). It exists mainly to feed the post-NER </w:t>
      </w:r>
      <w:r>
        <w:lastRenderedPageBreak/>
        <w:t xml:space="preserve">taxonomy classifier in </w:t>
      </w:r>
      <w:del w:id="460" w:author="Accreditation" w:date="2026-05-20T15:46:00Z" w16du:dateUtc="2026-05-20T12:46:00Z">
        <w:r w:rsidDel="00C22A33">
          <w:delText>§</w:delText>
        </w:r>
      </w:del>
      <w:ins w:id="461" w:author="Accreditation" w:date="2026-05-20T15:46:00Z" w16du:dateUtc="2026-05-20T12:46:00Z">
        <w:r w:rsidR="00C22A33">
          <w:t xml:space="preserve">Section </w:t>
        </w:r>
      </w:ins>
      <w:r>
        <w:t>4.4, which uses weapon and method signals to refine the Level 3 and Level 4 classification.</w:t>
      </w:r>
    </w:p>
    <w:p w14:paraId="45B99BCF" w14:textId="77777777" w:rsidR="008D3C17" w:rsidRDefault="00000000" w:rsidP="005A008E">
      <w:pPr>
        <w:pStyle w:val="BodyText"/>
        <w:spacing w:line="360" w:lineRule="auto"/>
      </w:pPr>
      <w:r>
        <w:t>Table 4.4 summarises how much each resource holds. The same data plays a second role downstream — the validator uses it to attach metadata to extracted entities. An ACTOR span that matches a known armed-group alias picks up that group’s canonical name, country, region, and group type; a CITY span picks up its country and region; a weapon mention picks up its category. Where the KB notices a mismatch — say, an actor whose recorded country of operation does not agree with the location entity extracted in the same sentence — it lowers the event’s overall confidence score and the analytics view surfaces it for manual review.</w:t>
      </w:r>
    </w:p>
    <w:p w14:paraId="7C9B1EAD" w14:textId="77777777" w:rsidR="008D3C17" w:rsidRDefault="00000000" w:rsidP="005A008E">
      <w:pPr>
        <w:pStyle w:val="BodyText"/>
        <w:spacing w:line="360" w:lineRule="auto"/>
      </w:pPr>
      <w:r>
        <w:rPr>
          <w:i/>
          <w:iCs/>
        </w:rPr>
        <w:t>Table 4.4: Knowledge base content summary</w:t>
      </w:r>
    </w:p>
    <w:tbl>
      <w:tblPr>
        <w:tblStyle w:val="Table"/>
        <w:tblW w:w="0" w:type="auto"/>
        <w:tblLook w:val="0020" w:firstRow="1" w:lastRow="0" w:firstColumn="0" w:lastColumn="0" w:noHBand="0" w:noVBand="0"/>
      </w:tblPr>
      <w:tblGrid>
        <w:gridCol w:w="2865"/>
        <w:gridCol w:w="1994"/>
      </w:tblGrid>
      <w:tr w:rsidR="008D3C17" w14:paraId="47519819"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0" w:type="auto"/>
          </w:tcPr>
          <w:p w14:paraId="65F4C1D1" w14:textId="77777777" w:rsidR="008D3C17" w:rsidRDefault="00000000" w:rsidP="005A008E">
            <w:pPr>
              <w:pStyle w:val="Compact"/>
              <w:spacing w:line="360" w:lineRule="auto"/>
            </w:pPr>
            <w:r>
              <w:t>Resource</w:t>
            </w:r>
          </w:p>
        </w:tc>
        <w:tc>
          <w:tcPr>
            <w:tcW w:w="0" w:type="auto"/>
          </w:tcPr>
          <w:p w14:paraId="79BC4936" w14:textId="77777777" w:rsidR="008D3C17" w:rsidRDefault="00000000" w:rsidP="005A008E">
            <w:pPr>
              <w:pStyle w:val="Compact"/>
              <w:spacing w:line="360" w:lineRule="auto"/>
            </w:pPr>
            <w:r>
              <w:t>Approximate size</w:t>
            </w:r>
          </w:p>
        </w:tc>
      </w:tr>
      <w:tr w:rsidR="008D3C17" w14:paraId="46979EED" w14:textId="77777777">
        <w:tc>
          <w:tcPr>
            <w:tcW w:w="0" w:type="auto"/>
          </w:tcPr>
          <w:p w14:paraId="2044DE1C" w14:textId="77777777" w:rsidR="008D3C17" w:rsidRDefault="00000000" w:rsidP="005A008E">
            <w:pPr>
              <w:pStyle w:val="Compact"/>
              <w:spacing w:line="360" w:lineRule="auto"/>
            </w:pPr>
            <w:r>
              <w:t>Armed groups</w:t>
            </w:r>
          </w:p>
        </w:tc>
        <w:tc>
          <w:tcPr>
            <w:tcW w:w="0" w:type="auto"/>
          </w:tcPr>
          <w:p w14:paraId="0D09A8A6" w14:textId="77777777" w:rsidR="008D3C17" w:rsidRDefault="00000000" w:rsidP="005A008E">
            <w:pPr>
              <w:pStyle w:val="Compact"/>
              <w:spacing w:line="360" w:lineRule="auto"/>
            </w:pPr>
            <w:r>
              <w:t>150</w:t>
            </w:r>
          </w:p>
        </w:tc>
      </w:tr>
      <w:tr w:rsidR="008D3C17" w14:paraId="7934AF05" w14:textId="77777777">
        <w:tc>
          <w:tcPr>
            <w:tcW w:w="0" w:type="auto"/>
          </w:tcPr>
          <w:p w14:paraId="41B8D3E6" w14:textId="77777777" w:rsidR="008D3C17" w:rsidRDefault="00000000" w:rsidP="005A008E">
            <w:pPr>
              <w:pStyle w:val="Compact"/>
              <w:spacing w:line="360" w:lineRule="auto"/>
            </w:pPr>
            <w:r>
              <w:t>Cities (conflict zones)</w:t>
            </w:r>
          </w:p>
        </w:tc>
        <w:tc>
          <w:tcPr>
            <w:tcW w:w="0" w:type="auto"/>
          </w:tcPr>
          <w:p w14:paraId="6AA5E450" w14:textId="77777777" w:rsidR="008D3C17" w:rsidRDefault="00000000" w:rsidP="005A008E">
            <w:pPr>
              <w:pStyle w:val="Compact"/>
              <w:spacing w:line="360" w:lineRule="auto"/>
            </w:pPr>
            <w:r>
              <w:t>200</w:t>
            </w:r>
          </w:p>
        </w:tc>
      </w:tr>
      <w:tr w:rsidR="008D3C17" w14:paraId="3F862536" w14:textId="77777777">
        <w:tc>
          <w:tcPr>
            <w:tcW w:w="0" w:type="auto"/>
          </w:tcPr>
          <w:p w14:paraId="752B4A79" w14:textId="77777777" w:rsidR="008D3C17" w:rsidRDefault="00000000" w:rsidP="005A008E">
            <w:pPr>
              <w:pStyle w:val="Compact"/>
              <w:spacing w:line="360" w:lineRule="auto"/>
            </w:pPr>
            <w:r>
              <w:t>African countries</w:t>
            </w:r>
          </w:p>
        </w:tc>
        <w:tc>
          <w:tcPr>
            <w:tcW w:w="0" w:type="auto"/>
          </w:tcPr>
          <w:p w14:paraId="18D5074F" w14:textId="77777777" w:rsidR="008D3C17" w:rsidRDefault="00000000" w:rsidP="005A008E">
            <w:pPr>
              <w:pStyle w:val="Compact"/>
              <w:spacing w:line="360" w:lineRule="auto"/>
            </w:pPr>
            <w:r>
              <w:t>54</w:t>
            </w:r>
          </w:p>
        </w:tc>
      </w:tr>
      <w:tr w:rsidR="008D3C17" w14:paraId="2638D8DF" w14:textId="77777777">
        <w:tc>
          <w:tcPr>
            <w:tcW w:w="0" w:type="auto"/>
          </w:tcPr>
          <w:p w14:paraId="184E5559" w14:textId="77777777" w:rsidR="008D3C17" w:rsidRDefault="00000000" w:rsidP="005A008E">
            <w:pPr>
              <w:pStyle w:val="Compact"/>
              <w:spacing w:line="360" w:lineRule="auto"/>
            </w:pPr>
            <w:r>
              <w:t>Weapon types/categories</w:t>
            </w:r>
          </w:p>
        </w:tc>
        <w:tc>
          <w:tcPr>
            <w:tcW w:w="0" w:type="auto"/>
          </w:tcPr>
          <w:p w14:paraId="102CEAD0" w14:textId="77777777" w:rsidR="008D3C17" w:rsidRDefault="00000000" w:rsidP="005A008E">
            <w:pPr>
              <w:pStyle w:val="Compact"/>
              <w:spacing w:line="360" w:lineRule="auto"/>
            </w:pPr>
            <w:r>
              <w:t>30</w:t>
            </w:r>
          </w:p>
        </w:tc>
      </w:tr>
      <w:tr w:rsidR="008D3C17" w14:paraId="10D94AB2" w14:textId="77777777">
        <w:tc>
          <w:tcPr>
            <w:tcW w:w="0" w:type="auto"/>
          </w:tcPr>
          <w:p w14:paraId="6DE4BC66" w14:textId="77777777" w:rsidR="008D3C17" w:rsidRDefault="00000000" w:rsidP="005A008E">
            <w:pPr>
              <w:pStyle w:val="Compact"/>
              <w:spacing w:line="360" w:lineRule="auto"/>
            </w:pPr>
            <w:r>
              <w:t>Taxonomy categories</w:t>
            </w:r>
          </w:p>
        </w:tc>
        <w:tc>
          <w:tcPr>
            <w:tcW w:w="0" w:type="auto"/>
          </w:tcPr>
          <w:p w14:paraId="7B1C89A4" w14:textId="77777777" w:rsidR="008D3C17" w:rsidRDefault="00000000" w:rsidP="005A008E">
            <w:pPr>
              <w:pStyle w:val="Compact"/>
              <w:spacing w:line="360" w:lineRule="auto"/>
            </w:pPr>
            <w:r>
              <w:t>95</w:t>
            </w:r>
          </w:p>
        </w:tc>
      </w:tr>
    </w:tbl>
    <w:p w14:paraId="7B135AB7" w14:textId="25FF60F4" w:rsidR="008D3C17" w:rsidRDefault="00000000">
      <w:pPr>
        <w:pStyle w:val="Heading2"/>
        <w:pPrChange w:id="462" w:author="Accreditation" w:date="2026-05-20T15:51:00Z" w16du:dateUtc="2026-05-20T12:51:00Z">
          <w:pPr>
            <w:pStyle w:val="Heading2"/>
            <w:spacing w:line="360" w:lineRule="auto"/>
          </w:pPr>
        </w:pPrChange>
      </w:pPr>
      <w:bookmarkStart w:id="463" w:name="training-pipeline"/>
      <w:bookmarkEnd w:id="456"/>
      <w:del w:id="464" w:author="Accreditation" w:date="2026-05-20T15:51:00Z" w16du:dateUtc="2026-05-20T12:51:00Z">
        <w:r w:rsidDel="00C22A33">
          <w:delText xml:space="preserve">4.6 </w:delText>
        </w:r>
      </w:del>
      <w:r>
        <w:t>Training Pipeline</w:t>
      </w:r>
    </w:p>
    <w:p w14:paraId="308C0655" w14:textId="77777777" w:rsidR="008D3C17" w:rsidRDefault="00000000" w:rsidP="005A008E">
      <w:pPr>
        <w:pStyle w:val="FirstParagraph"/>
        <w:spacing w:line="360" w:lineRule="auto"/>
      </w:pPr>
      <w:r>
        <w:t>The pipeline takes raw ACLED event records on one end and produces a fine-tuned BERT model on the other. Conceptually there are five things happening in between — preprocessing the records into tokenised examples, sampling and augmenting the corpus, aligning word-level labels onto BERT’s sub-word tokens, configuring the loss, and running checkpointed training with early stopping. Each gets its own subsection below.</w:t>
      </w:r>
    </w:p>
    <w:p w14:paraId="06DBBB6E" w14:textId="77777777" w:rsidR="008D3C17" w:rsidRDefault="00000000" w:rsidP="005A008E">
      <w:pPr>
        <w:pStyle w:val="Heading3"/>
        <w:spacing w:line="360" w:lineRule="auto"/>
      </w:pPr>
      <w:bookmarkStart w:id="465" w:name="preprocessing"/>
      <w:r>
        <w:lastRenderedPageBreak/>
        <w:t>Preprocessing</w:t>
      </w:r>
    </w:p>
    <w:p w14:paraId="36B2288E" w14:textId="77777777" w:rsidR="008D3C17" w:rsidRDefault="00000000" w:rsidP="005A008E">
      <w:pPr>
        <w:pStyle w:val="FirstParagraph"/>
        <w:spacing w:line="360" w:lineRule="auto"/>
      </w:pPr>
      <w:r>
        <w:t xml:space="preserve">The raw input arrives as a JSONL file of ACLED records. The fields that matter for this thesis are </w:t>
      </w:r>
      <w:r>
        <w:rPr>
          <w:rStyle w:val="VerbatimChar"/>
        </w:rPr>
        <w:t>event_id</w:t>
      </w:r>
      <w:r>
        <w:t xml:space="preserve">, </w:t>
      </w:r>
      <w:r>
        <w:rPr>
          <w:rStyle w:val="VerbatimChar"/>
        </w:rPr>
        <w:t>event_date</w:t>
      </w:r>
      <w:r>
        <w:t xml:space="preserve">, the free-text </w:t>
      </w:r>
      <w:r>
        <w:rPr>
          <w:rStyle w:val="VerbatimChar"/>
        </w:rPr>
        <w:t>notes</w:t>
      </w:r>
      <w:r>
        <w:t xml:space="preserve"> description, </w:t>
      </w:r>
      <w:r>
        <w:rPr>
          <w:rStyle w:val="VerbatimChar"/>
        </w:rPr>
        <w:t>fatalities</w:t>
      </w:r>
      <w:r>
        <w:t xml:space="preserve">, </w:t>
      </w:r>
      <w:r>
        <w:rPr>
          <w:rStyle w:val="VerbatimChar"/>
        </w:rPr>
        <w:t>actor1</w:t>
      </w:r>
      <w:r>
        <w:t xml:space="preserve">, </w:t>
      </w:r>
      <w:r>
        <w:rPr>
          <w:rStyle w:val="VerbatimChar"/>
        </w:rPr>
        <w:t>location</w:t>
      </w:r>
      <w:r>
        <w:t xml:space="preserve">, and </w:t>
      </w:r>
      <w:r>
        <w:rPr>
          <w:rStyle w:val="VerbatimChar"/>
        </w:rPr>
        <w:t>admin1</w:t>
      </w:r>
      <w:r>
        <w:t xml:space="preserve">; ACLED carries more than this, but the rest is unused. Preprocessing happens in two passes. First, the </w:t>
      </w:r>
      <w:r>
        <w:rPr>
          <w:rStyle w:val="VerbatimChar"/>
        </w:rPr>
        <w:t>notes</w:t>
      </w:r>
      <w:r>
        <w:t xml:space="preserve"> field is tokenised on whitespace and punctuation. Second, each structured column is projected onto BIO labels by looking up where its value appears inside the tokenised notes and tagging those positions with the column’s entity type. Anything that does not match a column value stays as O. The output is a JSONL file in which every record carries four parallel fields — </w:t>
      </w:r>
      <w:r>
        <w:rPr>
          <w:rStyle w:val="VerbatimChar"/>
        </w:rPr>
        <w:t>tokens</w:t>
      </w:r>
      <w:r>
        <w:t xml:space="preserve">, </w:t>
      </w:r>
      <w:r>
        <w:rPr>
          <w:rStyle w:val="VerbatimChar"/>
        </w:rPr>
        <w:t>labels</w:t>
      </w:r>
      <w:r>
        <w:t xml:space="preserve">, </w:t>
      </w:r>
      <w:r>
        <w:rPr>
          <w:rStyle w:val="VerbatimChar"/>
        </w:rPr>
        <w:t>text</w:t>
      </w:r>
      <w:r>
        <w:t xml:space="preserve">, and </w:t>
      </w:r>
      <w:r>
        <w:rPr>
          <w:rStyle w:val="VerbatimChar"/>
        </w:rPr>
        <w:t>entities</w:t>
      </w:r>
      <w:r>
        <w:t>.</w:t>
      </w:r>
    </w:p>
    <w:p w14:paraId="6BCA8EE6" w14:textId="77777777" w:rsidR="008D3C17" w:rsidRDefault="00000000" w:rsidP="005A008E">
      <w:pPr>
        <w:pStyle w:val="Heading3"/>
        <w:spacing w:line="360" w:lineRule="auto"/>
      </w:pPr>
      <w:bookmarkStart w:id="466" w:name="stratified-diversity-sampling"/>
      <w:bookmarkEnd w:id="465"/>
      <w:r>
        <w:t>Stratified diversity sampling</w:t>
      </w:r>
    </w:p>
    <w:p w14:paraId="54D8FA0D" w14:textId="77777777" w:rsidR="008D3C17" w:rsidRDefault="00000000" w:rsidP="005A008E">
      <w:pPr>
        <w:pStyle w:val="FirstParagraph"/>
        <w:spacing w:line="360" w:lineRule="auto"/>
      </w:pPr>
      <w:r>
        <w:t xml:space="preserve">The raw corpus is large (approximately 212,000 events) but diversity-poor. A surprising number of ACLED notes follow a single formula — “Armed group X attacked location Y, killing N persons” — which means an unsampled corpus is effectively several thousand variations of the same sentence. Training on it doesn’t fail; it just plateaus early. The </w:t>
      </w:r>
      <w:r>
        <w:rPr>
          <w:rStyle w:val="VerbatimChar"/>
        </w:rPr>
        <w:t>create_training_subset.py</w:t>
      </w:r>
      <w:r>
        <w:t xml:space="preserve"> script (Algorithm 4.2) selects a 35,000-example subset that maximises diversity while ensuring rare entity types are over-represented relative to their raw frequency. Three phases. First, the sampler greedily picks examples containing at least one of the rare entities (VICTIM, ACTION, CASUALTIES) until the rare-class budget is met. Second, it picks examples with the highest count of distinct entity types. Third, it fills the remaining budget by random sampling from what is left. I tried sampling on entity-type n-gram diversity instead of distinct-type count and the result was marginally better on rare entities but several F1 points worse on DATE, so I reverted.</w:t>
      </w:r>
    </w:p>
    <w:p w14:paraId="22FD9F2A" w14:textId="77777777" w:rsidR="008D3C17" w:rsidRDefault="00000000" w:rsidP="005A008E">
      <w:pPr>
        <w:pStyle w:val="Heading3"/>
        <w:spacing w:line="360" w:lineRule="auto"/>
      </w:pPr>
      <w:bookmarkStart w:id="467" w:name="augmentation"/>
      <w:bookmarkEnd w:id="466"/>
      <w:r>
        <w:t>Augmentation</w:t>
      </w:r>
    </w:p>
    <w:p w14:paraId="76CFCAF2" w14:textId="77777777" w:rsidR="008D3C17" w:rsidRDefault="00000000" w:rsidP="005A008E">
      <w:pPr>
        <w:pStyle w:val="FirstParagraph"/>
        <w:spacing w:line="360" w:lineRule="auto"/>
      </w:pPr>
      <w:r>
        <w:t xml:space="preserve">On top of the sampled 35,000, the pipeline generates a further 15,000 synthetic examples through template-based augmentation. The goal here is narrower than “more data” — it is to widen the vocabulary the model sees for action verbs and for the various ways a victim can be described, both of which are under-represented in ACLED’s house style. Each </w:t>
      </w:r>
      <w:r>
        <w:lastRenderedPageBreak/>
        <w:t>template is filled in by sampling an armed group, city, and region from the knowledge base, then sampling a verb from a curated lexicon split into location-taking, victim-taking, and clash categories. Annex E reproduces the full template catalogue.</w:t>
      </w:r>
    </w:p>
    <w:p w14:paraId="1CA9AB10" w14:textId="77777777" w:rsidR="008D3C17" w:rsidRDefault="00000000" w:rsidP="005A008E">
      <w:pPr>
        <w:pStyle w:val="BodyText"/>
        <w:spacing w:line="360" w:lineRule="auto"/>
      </w:pPr>
      <w:r>
        <w:t>The combined 50,000-example corpus is partitioned 80/20 into training (40,000) and validation (10,000) splits, preserving stratification across entity types.</w:t>
      </w:r>
    </w:p>
    <w:p w14:paraId="3414561C" w14:textId="77777777" w:rsidR="008D3C17" w:rsidRDefault="00000000" w:rsidP="005A008E">
      <w:pPr>
        <w:pStyle w:val="Heading3"/>
        <w:spacing w:line="360" w:lineRule="auto"/>
      </w:pPr>
      <w:bookmarkStart w:id="468" w:name="sub-word-label-alignment"/>
      <w:bookmarkEnd w:id="467"/>
      <w:r>
        <w:t>Sub-word label alignment</w:t>
      </w:r>
    </w:p>
    <w:p w14:paraId="0B384D16" w14:textId="77777777" w:rsidR="008D3C17" w:rsidRDefault="00000000" w:rsidP="005A008E">
      <w:pPr>
        <w:pStyle w:val="FirstParagraph"/>
        <w:spacing w:line="360" w:lineRule="auto"/>
      </w:pPr>
      <w:commentRangeStart w:id="469"/>
      <w:r>
        <w:t xml:space="preserve">Algorithm 4.1 describes the sub-word alignment used to project word-level labels onto </w:t>
      </w:r>
      <w:commentRangeEnd w:id="469"/>
      <w:r w:rsidR="00BF3590">
        <w:rPr>
          <w:rStyle w:val="CommentReference"/>
          <w:sz w:val="24"/>
          <w:szCs w:val="24"/>
        </w:rPr>
        <w:commentReference w:id="469"/>
      </w:r>
      <w:r>
        <w:t>BERT WordPiece tokens.</w:t>
      </w:r>
    </w:p>
    <w:p w14:paraId="09F20177" w14:textId="77777777" w:rsidR="008D3C17" w:rsidRDefault="00000000" w:rsidP="005A008E">
      <w:pPr>
        <w:pStyle w:val="SourceCode"/>
        <w:spacing w:line="360" w:lineRule="auto"/>
      </w:pPr>
      <w:r>
        <w:rPr>
          <w:rStyle w:val="VerbatimChar"/>
        </w:rPr>
        <w:t>---------------------------------------------------------------</w:t>
      </w:r>
      <w:r>
        <w:br/>
      </w:r>
      <w:r>
        <w:rPr>
          <w:rStyle w:val="VerbatimChar"/>
        </w:rPr>
        <w:t>Input:  tokens t[1..n], labels y[1..n], tokenizer T</w:t>
      </w:r>
      <w:r>
        <w:br/>
      </w:r>
      <w:r>
        <w:rPr>
          <w:rStyle w:val="VerbatimChar"/>
        </w:rPr>
        <w:t>Output: aligned_label_ids l[1..m] with m &gt;= n</w:t>
      </w:r>
      <w:r>
        <w:br/>
      </w:r>
      <w:r>
        <w:rPr>
          <w:rStyle w:val="VerbatimChar"/>
        </w:rPr>
        <w:t>---------------------------------------------------------------</w:t>
      </w:r>
      <w:r>
        <w:br/>
      </w:r>
      <w:r>
        <w:rPr>
          <w:rStyle w:val="VerbatimChar"/>
        </w:rPr>
        <w:t>enc        &lt;- T(tokens = t, is_split_into_words = True)</w:t>
      </w:r>
      <w:r>
        <w:br/>
      </w:r>
      <w:r>
        <w:rPr>
          <w:rStyle w:val="VerbatimChar"/>
        </w:rPr>
        <w:t>word_ids   &lt;- enc.word_ids()</w:t>
      </w:r>
      <w:r>
        <w:br/>
      </w:r>
      <w:r>
        <w:rPr>
          <w:rStyle w:val="VerbatimChar"/>
        </w:rPr>
        <w:t>l          &lt;- empty list</w:t>
      </w:r>
      <w:r>
        <w:br/>
      </w:r>
      <w:r>
        <w:rPr>
          <w:rStyle w:val="VerbatimChar"/>
        </w:rPr>
        <w:t>prev       &lt;- null</w:t>
      </w:r>
      <w:r>
        <w:br/>
      </w:r>
      <w:r>
        <w:rPr>
          <w:rStyle w:val="VerbatimChar"/>
        </w:rPr>
        <w:t>for each w in word_ids do</w:t>
      </w:r>
      <w:r>
        <w:br/>
      </w:r>
      <w:r>
        <w:rPr>
          <w:rStyle w:val="VerbatimChar"/>
        </w:rPr>
        <w:t xml:space="preserve">    if w is null then</w:t>
      </w:r>
      <w:r>
        <w:br/>
      </w:r>
      <w:r>
        <w:rPr>
          <w:rStyle w:val="VerbatimChar"/>
        </w:rPr>
        <w:t xml:space="preserve">        append IGNORE_INDEX (-100) to l</w:t>
      </w:r>
      <w:r>
        <w:br/>
      </w:r>
      <w:r>
        <w:rPr>
          <w:rStyle w:val="VerbatimChar"/>
        </w:rPr>
        <w:t xml:space="preserve">    else if w != prev then</w:t>
      </w:r>
      <w:r>
        <w:br/>
      </w:r>
      <w:r>
        <w:rPr>
          <w:rStyle w:val="VerbatimChar"/>
        </w:rPr>
        <w:t xml:space="preserve">        append label2id[ y[w] ] to l                  # first sub-word</w:t>
      </w:r>
      <w:r>
        <w:br/>
      </w:r>
      <w:r>
        <w:rPr>
          <w:rStyle w:val="VerbatimChar"/>
        </w:rPr>
        <w:t xml:space="preserve">    else                                              # later sub-word</w:t>
      </w:r>
      <w:r>
        <w:br/>
      </w:r>
      <w:r>
        <w:rPr>
          <w:rStyle w:val="VerbatimChar"/>
        </w:rPr>
        <w:t xml:space="preserve">        label &lt;- y[w]</w:t>
      </w:r>
      <w:r>
        <w:br/>
      </w:r>
      <w:r>
        <w:rPr>
          <w:rStyle w:val="VerbatimChar"/>
        </w:rPr>
        <w:t xml:space="preserve">        if label starts with "B-" then</w:t>
      </w:r>
      <w:r>
        <w:br/>
      </w:r>
      <w:r>
        <w:rPr>
          <w:rStyle w:val="VerbatimChar"/>
        </w:rPr>
        <w:t xml:space="preserve">            label &lt;- "I-" + label[2:]                 # B-&gt;I transition</w:t>
      </w:r>
      <w:r>
        <w:br/>
      </w:r>
      <w:r>
        <w:rPr>
          <w:rStyle w:val="VerbatimChar"/>
        </w:rPr>
        <w:t xml:space="preserve">        end if</w:t>
      </w:r>
      <w:r>
        <w:br/>
      </w:r>
      <w:r>
        <w:rPr>
          <w:rStyle w:val="VerbatimChar"/>
        </w:rPr>
        <w:t xml:space="preserve">        append label2id[ label ] to l</w:t>
      </w:r>
      <w:r>
        <w:br/>
      </w:r>
      <w:r>
        <w:rPr>
          <w:rStyle w:val="VerbatimChar"/>
        </w:rPr>
        <w:t xml:space="preserve">    end if</w:t>
      </w:r>
      <w:r>
        <w:br/>
      </w:r>
      <w:r>
        <w:rPr>
          <w:rStyle w:val="VerbatimChar"/>
        </w:rPr>
        <w:t xml:space="preserve">    prev &lt;- w</w:t>
      </w:r>
      <w:r>
        <w:br/>
      </w:r>
      <w:r>
        <w:rPr>
          <w:rStyle w:val="VerbatimChar"/>
        </w:rPr>
        <w:t>end for</w:t>
      </w:r>
      <w:r>
        <w:br/>
      </w:r>
      <w:r>
        <w:rPr>
          <w:rStyle w:val="VerbatimChar"/>
        </w:rPr>
        <w:lastRenderedPageBreak/>
        <w:t>return l</w:t>
      </w:r>
      <w:r>
        <w:br/>
      </w:r>
      <w:r>
        <w:rPr>
          <w:rStyle w:val="VerbatimChar"/>
        </w:rPr>
        <w:t>---------------------------------------------------------------</w:t>
      </w:r>
    </w:p>
    <w:p w14:paraId="242ED5C0" w14:textId="77777777" w:rsidR="008D3C17" w:rsidRDefault="00000000" w:rsidP="005A008E">
      <w:pPr>
        <w:pStyle w:val="FirstParagraph"/>
        <w:spacing w:line="360" w:lineRule="auto"/>
      </w:pPr>
      <w:commentRangeStart w:id="470"/>
      <w:r>
        <w:rPr>
          <w:i/>
          <w:iCs/>
        </w:rPr>
        <w:t>Algorithm 4.1: Sub-word label alignment for BIO tagging</w:t>
      </w:r>
      <w:commentRangeEnd w:id="470"/>
      <w:r w:rsidR="00BF3590">
        <w:rPr>
          <w:rStyle w:val="CommentReference"/>
          <w:sz w:val="24"/>
          <w:szCs w:val="24"/>
        </w:rPr>
        <w:commentReference w:id="470"/>
      </w:r>
    </w:p>
    <w:p w14:paraId="33CADDF9" w14:textId="77777777" w:rsidR="008D3C17" w:rsidRDefault="00000000" w:rsidP="005A008E">
      <w:pPr>
        <w:pStyle w:val="Heading3"/>
        <w:spacing w:line="360" w:lineRule="auto"/>
      </w:pPr>
      <w:bookmarkStart w:id="471" w:name="training-hyperparameters"/>
      <w:bookmarkEnd w:id="468"/>
      <w:r>
        <w:t>Training hyperparameters</w:t>
      </w:r>
    </w:p>
    <w:p w14:paraId="08B26E48" w14:textId="77777777" w:rsidR="008D3C17" w:rsidRDefault="00000000" w:rsidP="005A008E">
      <w:pPr>
        <w:pStyle w:val="FirstParagraph"/>
        <w:spacing w:line="360" w:lineRule="auto"/>
      </w:pPr>
      <w:r>
        <w:t>The principal hyperparameters are listed in Table 4.5.</w:t>
      </w:r>
    </w:p>
    <w:p w14:paraId="403D64F2" w14:textId="77777777" w:rsidR="008D3C17" w:rsidRDefault="00000000" w:rsidP="005A008E">
      <w:pPr>
        <w:pStyle w:val="BodyText"/>
        <w:spacing w:line="360" w:lineRule="auto"/>
      </w:pPr>
      <w:commentRangeStart w:id="472"/>
      <w:r>
        <w:rPr>
          <w:i/>
          <w:iCs/>
        </w:rPr>
        <w:t>Table 4.5: Training hyperparameters</w:t>
      </w:r>
      <w:commentRangeEnd w:id="472"/>
      <w:r w:rsidR="00BF3590">
        <w:rPr>
          <w:rStyle w:val="CommentReference"/>
          <w:sz w:val="24"/>
          <w:szCs w:val="24"/>
        </w:rPr>
        <w:commentReference w:id="472"/>
      </w:r>
    </w:p>
    <w:tbl>
      <w:tblPr>
        <w:tblStyle w:val="Table"/>
        <w:tblW w:w="5000" w:type="pct"/>
        <w:tblLayout w:type="fixed"/>
        <w:tblLook w:val="0020" w:firstRow="1" w:lastRow="0" w:firstColumn="0" w:lastColumn="0" w:noHBand="0" w:noVBand="0"/>
      </w:tblPr>
      <w:tblGrid>
        <w:gridCol w:w="5494"/>
        <w:gridCol w:w="3866"/>
      </w:tblGrid>
      <w:tr w:rsidR="008D3C17" w14:paraId="79CFA605"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4648" w:type="dxa"/>
          </w:tcPr>
          <w:p w14:paraId="0E5678E0" w14:textId="77777777" w:rsidR="008D3C17" w:rsidRDefault="00000000" w:rsidP="005A008E">
            <w:pPr>
              <w:pStyle w:val="Compact"/>
              <w:spacing w:line="360" w:lineRule="auto"/>
            </w:pPr>
            <w:r>
              <w:t>Hyperparameter</w:t>
            </w:r>
          </w:p>
        </w:tc>
        <w:tc>
          <w:tcPr>
            <w:tcW w:w="3271" w:type="dxa"/>
          </w:tcPr>
          <w:p w14:paraId="2667DE80" w14:textId="77777777" w:rsidR="008D3C17" w:rsidRDefault="00000000" w:rsidP="005A008E">
            <w:pPr>
              <w:pStyle w:val="Compact"/>
              <w:spacing w:line="360" w:lineRule="auto"/>
            </w:pPr>
            <w:r>
              <w:t>Value</w:t>
            </w:r>
          </w:p>
        </w:tc>
      </w:tr>
      <w:tr w:rsidR="008D3C17" w14:paraId="4F10B4AA" w14:textId="77777777">
        <w:tc>
          <w:tcPr>
            <w:tcW w:w="4648" w:type="dxa"/>
          </w:tcPr>
          <w:p w14:paraId="2E20FFA2" w14:textId="77777777" w:rsidR="008D3C17" w:rsidRDefault="00000000" w:rsidP="005A008E">
            <w:pPr>
              <w:pStyle w:val="Compact"/>
              <w:spacing w:line="360" w:lineRule="auto"/>
            </w:pPr>
            <w:r>
              <w:t>Pre-trained model</w:t>
            </w:r>
          </w:p>
        </w:tc>
        <w:tc>
          <w:tcPr>
            <w:tcW w:w="3271" w:type="dxa"/>
          </w:tcPr>
          <w:p w14:paraId="42FBC065" w14:textId="77777777" w:rsidR="008D3C17" w:rsidRDefault="00000000" w:rsidP="005A008E">
            <w:pPr>
              <w:pStyle w:val="Compact"/>
              <w:spacing w:line="360" w:lineRule="auto"/>
            </w:pPr>
            <w:r>
              <w:t>bert-base-cased</w:t>
            </w:r>
          </w:p>
        </w:tc>
      </w:tr>
      <w:tr w:rsidR="008D3C17" w14:paraId="5E9644F7" w14:textId="77777777">
        <w:tc>
          <w:tcPr>
            <w:tcW w:w="4648" w:type="dxa"/>
          </w:tcPr>
          <w:p w14:paraId="4EEFACA8" w14:textId="77777777" w:rsidR="008D3C17" w:rsidRDefault="00000000" w:rsidP="005A008E">
            <w:pPr>
              <w:pStyle w:val="Compact"/>
              <w:spacing w:line="360" w:lineRule="auto"/>
            </w:pPr>
            <w:r>
              <w:t>Number of labels</w:t>
            </w:r>
          </w:p>
        </w:tc>
        <w:tc>
          <w:tcPr>
            <w:tcW w:w="3271" w:type="dxa"/>
          </w:tcPr>
          <w:p w14:paraId="5BBF8D22" w14:textId="77777777" w:rsidR="008D3C17" w:rsidRDefault="00000000" w:rsidP="005A008E">
            <w:pPr>
              <w:pStyle w:val="Compact"/>
              <w:spacing w:line="360" w:lineRule="auto"/>
            </w:pPr>
            <w:r>
              <w:t>17</w:t>
            </w:r>
          </w:p>
        </w:tc>
      </w:tr>
      <w:tr w:rsidR="008D3C17" w14:paraId="54C9214F" w14:textId="77777777">
        <w:tc>
          <w:tcPr>
            <w:tcW w:w="4648" w:type="dxa"/>
          </w:tcPr>
          <w:p w14:paraId="45E09BFC" w14:textId="77777777" w:rsidR="008D3C17" w:rsidRDefault="00000000" w:rsidP="005A008E">
            <w:pPr>
              <w:pStyle w:val="Compact"/>
              <w:spacing w:line="360" w:lineRule="auto"/>
            </w:pPr>
            <w:r>
              <w:t>Maximum sequence length</w:t>
            </w:r>
          </w:p>
        </w:tc>
        <w:tc>
          <w:tcPr>
            <w:tcW w:w="3271" w:type="dxa"/>
          </w:tcPr>
          <w:p w14:paraId="54CCEDBC" w14:textId="77777777" w:rsidR="008D3C17" w:rsidRDefault="00000000" w:rsidP="005A008E">
            <w:pPr>
              <w:pStyle w:val="Compact"/>
              <w:spacing w:line="360" w:lineRule="auto"/>
            </w:pPr>
            <w:r>
              <w:t>512</w:t>
            </w:r>
          </w:p>
        </w:tc>
      </w:tr>
      <w:tr w:rsidR="008D3C17" w14:paraId="4BEC452A" w14:textId="77777777">
        <w:tc>
          <w:tcPr>
            <w:tcW w:w="4648" w:type="dxa"/>
          </w:tcPr>
          <w:p w14:paraId="430FAFA3" w14:textId="77777777" w:rsidR="008D3C17" w:rsidRDefault="00000000" w:rsidP="005A008E">
            <w:pPr>
              <w:pStyle w:val="Compact"/>
              <w:spacing w:line="360" w:lineRule="auto"/>
            </w:pPr>
            <w:r>
              <w:t>Batch size</w:t>
            </w:r>
          </w:p>
        </w:tc>
        <w:tc>
          <w:tcPr>
            <w:tcW w:w="3271" w:type="dxa"/>
          </w:tcPr>
          <w:p w14:paraId="4BD1D52F" w14:textId="77777777" w:rsidR="008D3C17" w:rsidRDefault="00000000" w:rsidP="005A008E">
            <w:pPr>
              <w:pStyle w:val="Compact"/>
              <w:spacing w:line="360" w:lineRule="auto"/>
            </w:pPr>
            <w:r>
              <w:t>16</w:t>
            </w:r>
          </w:p>
        </w:tc>
      </w:tr>
      <w:tr w:rsidR="008D3C17" w14:paraId="5F4C4724" w14:textId="77777777">
        <w:tc>
          <w:tcPr>
            <w:tcW w:w="4648" w:type="dxa"/>
          </w:tcPr>
          <w:p w14:paraId="422634F9" w14:textId="77777777" w:rsidR="008D3C17" w:rsidRDefault="00000000" w:rsidP="005A008E">
            <w:pPr>
              <w:pStyle w:val="Compact"/>
              <w:spacing w:line="360" w:lineRule="auto"/>
            </w:pPr>
            <w:r>
              <w:t>Gradient accumulation</w:t>
            </w:r>
          </w:p>
        </w:tc>
        <w:tc>
          <w:tcPr>
            <w:tcW w:w="3271" w:type="dxa"/>
          </w:tcPr>
          <w:p w14:paraId="4ECB10B1" w14:textId="77777777" w:rsidR="008D3C17" w:rsidRDefault="00000000" w:rsidP="005A008E">
            <w:pPr>
              <w:pStyle w:val="Compact"/>
              <w:spacing w:line="360" w:lineRule="auto"/>
            </w:pPr>
            <w:r>
              <w:t>2</w:t>
            </w:r>
          </w:p>
        </w:tc>
      </w:tr>
      <w:tr w:rsidR="008D3C17" w14:paraId="0A767A8E" w14:textId="77777777">
        <w:tc>
          <w:tcPr>
            <w:tcW w:w="4648" w:type="dxa"/>
          </w:tcPr>
          <w:p w14:paraId="0C521F0D" w14:textId="77777777" w:rsidR="008D3C17" w:rsidRDefault="00000000" w:rsidP="005A008E">
            <w:pPr>
              <w:pStyle w:val="Compact"/>
              <w:spacing w:line="360" w:lineRule="auto"/>
            </w:pPr>
            <w:r>
              <w:t>Learning rate</w:t>
            </w:r>
          </w:p>
        </w:tc>
        <w:tc>
          <w:tcPr>
            <w:tcW w:w="3271" w:type="dxa"/>
          </w:tcPr>
          <w:p w14:paraId="457DE993" w14:textId="77777777" w:rsidR="008D3C17" w:rsidRDefault="00000000" w:rsidP="005A008E">
            <w:pPr>
              <w:pStyle w:val="Compact"/>
              <w:spacing w:line="360" w:lineRule="auto"/>
            </w:pPr>
            <w:r>
              <w:t>2 x 10^-5</w:t>
            </w:r>
          </w:p>
        </w:tc>
      </w:tr>
      <w:tr w:rsidR="008D3C17" w14:paraId="2DF76B42" w14:textId="77777777">
        <w:tc>
          <w:tcPr>
            <w:tcW w:w="4648" w:type="dxa"/>
          </w:tcPr>
          <w:p w14:paraId="7E485E5E" w14:textId="77777777" w:rsidR="008D3C17" w:rsidRDefault="00000000" w:rsidP="005A008E">
            <w:pPr>
              <w:pStyle w:val="Compact"/>
              <w:spacing w:line="360" w:lineRule="auto"/>
            </w:pPr>
            <w:r>
              <w:t>Optimiser</w:t>
            </w:r>
          </w:p>
        </w:tc>
        <w:tc>
          <w:tcPr>
            <w:tcW w:w="3271" w:type="dxa"/>
          </w:tcPr>
          <w:p w14:paraId="3959329C" w14:textId="77777777" w:rsidR="008D3C17" w:rsidRDefault="00000000" w:rsidP="005A008E">
            <w:pPr>
              <w:pStyle w:val="Compact"/>
              <w:spacing w:line="360" w:lineRule="auto"/>
            </w:pPr>
            <w:r>
              <w:t>AdamW</w:t>
            </w:r>
          </w:p>
        </w:tc>
      </w:tr>
      <w:tr w:rsidR="008D3C17" w14:paraId="2755BC69" w14:textId="77777777">
        <w:tc>
          <w:tcPr>
            <w:tcW w:w="4648" w:type="dxa"/>
          </w:tcPr>
          <w:p w14:paraId="07DA7BA0" w14:textId="77777777" w:rsidR="008D3C17" w:rsidRDefault="00000000" w:rsidP="005A008E">
            <w:pPr>
              <w:pStyle w:val="Compact"/>
              <w:spacing w:line="360" w:lineRule="auto"/>
            </w:pPr>
            <w:r>
              <w:t>Weight decay</w:t>
            </w:r>
          </w:p>
        </w:tc>
        <w:tc>
          <w:tcPr>
            <w:tcW w:w="3271" w:type="dxa"/>
          </w:tcPr>
          <w:p w14:paraId="63C568E3" w14:textId="77777777" w:rsidR="008D3C17" w:rsidRDefault="00000000" w:rsidP="005A008E">
            <w:pPr>
              <w:pStyle w:val="Compact"/>
              <w:spacing w:line="360" w:lineRule="auto"/>
            </w:pPr>
            <w:r>
              <w:t>0.01</w:t>
            </w:r>
          </w:p>
        </w:tc>
      </w:tr>
      <w:tr w:rsidR="008D3C17" w14:paraId="0C00D6F1" w14:textId="77777777">
        <w:tc>
          <w:tcPr>
            <w:tcW w:w="4648" w:type="dxa"/>
          </w:tcPr>
          <w:p w14:paraId="1F29C9DC" w14:textId="77777777" w:rsidR="008D3C17" w:rsidRDefault="00000000" w:rsidP="005A008E">
            <w:pPr>
              <w:pStyle w:val="Compact"/>
              <w:spacing w:line="360" w:lineRule="auto"/>
            </w:pPr>
            <w:r>
              <w:t>Warmup steps</w:t>
            </w:r>
          </w:p>
        </w:tc>
        <w:tc>
          <w:tcPr>
            <w:tcW w:w="3271" w:type="dxa"/>
          </w:tcPr>
          <w:p w14:paraId="2131BBDD" w14:textId="77777777" w:rsidR="008D3C17" w:rsidRDefault="00000000" w:rsidP="005A008E">
            <w:pPr>
              <w:pStyle w:val="Compact"/>
              <w:spacing w:line="360" w:lineRule="auto"/>
            </w:pPr>
            <w:r>
              <w:t>500</w:t>
            </w:r>
          </w:p>
        </w:tc>
      </w:tr>
      <w:tr w:rsidR="008D3C17" w14:paraId="7DBF136D" w14:textId="77777777">
        <w:tc>
          <w:tcPr>
            <w:tcW w:w="4648" w:type="dxa"/>
          </w:tcPr>
          <w:p w14:paraId="1742A43C" w14:textId="77777777" w:rsidR="008D3C17" w:rsidRDefault="00000000" w:rsidP="005A008E">
            <w:pPr>
              <w:pStyle w:val="Compact"/>
              <w:spacing w:line="360" w:lineRule="auto"/>
            </w:pPr>
            <w:r>
              <w:t>Maximum epochs</w:t>
            </w:r>
          </w:p>
        </w:tc>
        <w:tc>
          <w:tcPr>
            <w:tcW w:w="3271" w:type="dxa"/>
          </w:tcPr>
          <w:p w14:paraId="72A34C9D" w14:textId="77777777" w:rsidR="008D3C17" w:rsidRDefault="00000000" w:rsidP="005A008E">
            <w:pPr>
              <w:pStyle w:val="Compact"/>
              <w:spacing w:line="360" w:lineRule="auto"/>
            </w:pPr>
            <w:r>
              <w:t>10</w:t>
            </w:r>
          </w:p>
        </w:tc>
      </w:tr>
      <w:tr w:rsidR="008D3C17" w14:paraId="4DD458E1" w14:textId="77777777">
        <w:tc>
          <w:tcPr>
            <w:tcW w:w="4648" w:type="dxa"/>
          </w:tcPr>
          <w:p w14:paraId="2659281F" w14:textId="77777777" w:rsidR="008D3C17" w:rsidRDefault="00000000" w:rsidP="005A008E">
            <w:pPr>
              <w:pStyle w:val="Compact"/>
              <w:spacing w:line="360" w:lineRule="auto"/>
            </w:pPr>
            <w:r>
              <w:t>LR scheduler</w:t>
            </w:r>
          </w:p>
        </w:tc>
        <w:tc>
          <w:tcPr>
            <w:tcW w:w="3271" w:type="dxa"/>
          </w:tcPr>
          <w:p w14:paraId="4564F9EA" w14:textId="77777777" w:rsidR="008D3C17" w:rsidRDefault="00000000" w:rsidP="005A008E">
            <w:pPr>
              <w:pStyle w:val="Compact"/>
              <w:spacing w:line="360" w:lineRule="auto"/>
            </w:pPr>
            <w:r>
              <w:t>ReduceLROnPlateau (factor 0.5, patience 2) with warmup</w:t>
            </w:r>
          </w:p>
        </w:tc>
      </w:tr>
      <w:tr w:rsidR="008D3C17" w14:paraId="3F567FFB" w14:textId="77777777">
        <w:tc>
          <w:tcPr>
            <w:tcW w:w="4648" w:type="dxa"/>
          </w:tcPr>
          <w:p w14:paraId="66628587" w14:textId="77777777" w:rsidR="008D3C17" w:rsidRDefault="00000000" w:rsidP="005A008E">
            <w:pPr>
              <w:pStyle w:val="Compact"/>
              <w:spacing w:line="360" w:lineRule="auto"/>
            </w:pPr>
            <w:r>
              <w:t>Early stopping</w:t>
            </w:r>
          </w:p>
        </w:tc>
        <w:tc>
          <w:tcPr>
            <w:tcW w:w="3271" w:type="dxa"/>
          </w:tcPr>
          <w:p w14:paraId="6CA98B6B" w14:textId="77777777" w:rsidR="008D3C17" w:rsidRDefault="00000000" w:rsidP="005A008E">
            <w:pPr>
              <w:pStyle w:val="Compact"/>
              <w:spacing w:line="360" w:lineRule="auto"/>
            </w:pPr>
            <w:r>
              <w:t>patience 5, threshold 0.001</w:t>
            </w:r>
          </w:p>
        </w:tc>
      </w:tr>
      <w:tr w:rsidR="008D3C17" w14:paraId="42EA501D" w14:textId="77777777">
        <w:tc>
          <w:tcPr>
            <w:tcW w:w="4648" w:type="dxa"/>
          </w:tcPr>
          <w:p w14:paraId="7478A09D" w14:textId="77777777" w:rsidR="008D3C17" w:rsidRDefault="00000000" w:rsidP="005A008E">
            <w:pPr>
              <w:pStyle w:val="Compact"/>
              <w:spacing w:line="360" w:lineRule="auto"/>
            </w:pPr>
            <w:r>
              <w:t>Loss function</w:t>
            </w:r>
          </w:p>
        </w:tc>
        <w:tc>
          <w:tcPr>
            <w:tcW w:w="3271" w:type="dxa"/>
          </w:tcPr>
          <w:p w14:paraId="52B69E78" w14:textId="77777777" w:rsidR="008D3C17" w:rsidRDefault="00000000" w:rsidP="005A008E">
            <w:pPr>
              <w:pStyle w:val="Compact"/>
              <w:spacing w:line="360" w:lineRule="auto"/>
            </w:pPr>
            <w:r>
              <w:t>Focal loss (γ=2.0) with inverse-frequency class weights</w:t>
            </w:r>
          </w:p>
        </w:tc>
      </w:tr>
      <w:tr w:rsidR="008D3C17" w14:paraId="61F294BB" w14:textId="77777777">
        <w:tc>
          <w:tcPr>
            <w:tcW w:w="4648" w:type="dxa"/>
          </w:tcPr>
          <w:p w14:paraId="32103F4E" w14:textId="77777777" w:rsidR="008D3C17" w:rsidRDefault="00000000" w:rsidP="005A008E">
            <w:pPr>
              <w:pStyle w:val="Compact"/>
              <w:spacing w:line="360" w:lineRule="auto"/>
            </w:pPr>
            <w:r>
              <w:t>Label smoothing</w:t>
            </w:r>
          </w:p>
        </w:tc>
        <w:tc>
          <w:tcPr>
            <w:tcW w:w="3271" w:type="dxa"/>
          </w:tcPr>
          <w:p w14:paraId="345953DA" w14:textId="77777777" w:rsidR="008D3C17" w:rsidRDefault="00000000" w:rsidP="005A008E">
            <w:pPr>
              <w:pStyle w:val="Compact"/>
              <w:spacing w:line="360" w:lineRule="auto"/>
            </w:pPr>
            <w:r>
              <w:t>0.1</w:t>
            </w:r>
          </w:p>
        </w:tc>
      </w:tr>
      <w:tr w:rsidR="008D3C17" w14:paraId="0C0730B8" w14:textId="77777777">
        <w:tc>
          <w:tcPr>
            <w:tcW w:w="4648" w:type="dxa"/>
          </w:tcPr>
          <w:p w14:paraId="3240AF2A" w14:textId="77777777" w:rsidR="008D3C17" w:rsidRDefault="00000000" w:rsidP="005A008E">
            <w:pPr>
              <w:pStyle w:val="Compact"/>
              <w:spacing w:line="360" w:lineRule="auto"/>
            </w:pPr>
            <w:r>
              <w:t>Gradient clipping</w:t>
            </w:r>
          </w:p>
        </w:tc>
        <w:tc>
          <w:tcPr>
            <w:tcW w:w="3271" w:type="dxa"/>
          </w:tcPr>
          <w:p w14:paraId="768CA0F1" w14:textId="77777777" w:rsidR="008D3C17" w:rsidRDefault="00000000" w:rsidP="005A008E">
            <w:pPr>
              <w:pStyle w:val="Compact"/>
              <w:spacing w:line="360" w:lineRule="auto"/>
            </w:pPr>
            <w:r>
              <w:t>1.0</w:t>
            </w:r>
          </w:p>
        </w:tc>
      </w:tr>
      <w:tr w:rsidR="008D3C17" w14:paraId="5D0B1EFA" w14:textId="77777777">
        <w:tc>
          <w:tcPr>
            <w:tcW w:w="4648" w:type="dxa"/>
          </w:tcPr>
          <w:p w14:paraId="0AE4BD5E" w14:textId="77777777" w:rsidR="008D3C17" w:rsidRDefault="00000000" w:rsidP="005A008E">
            <w:pPr>
              <w:pStyle w:val="Compact"/>
              <w:spacing w:line="360" w:lineRule="auto"/>
            </w:pPr>
            <w:r>
              <w:lastRenderedPageBreak/>
              <w:t>Device</w:t>
            </w:r>
          </w:p>
        </w:tc>
        <w:tc>
          <w:tcPr>
            <w:tcW w:w="3271" w:type="dxa"/>
          </w:tcPr>
          <w:p w14:paraId="04416D4F" w14:textId="77777777" w:rsidR="008D3C17" w:rsidRDefault="00000000" w:rsidP="005A008E">
            <w:pPr>
              <w:pStyle w:val="Compact"/>
              <w:spacing w:line="360" w:lineRule="auto"/>
            </w:pPr>
            <w:r>
              <w:t>Apple Silicon (MPS) when available, otherwise CUDA or CPU</w:t>
            </w:r>
          </w:p>
        </w:tc>
      </w:tr>
    </w:tbl>
    <w:p w14:paraId="0EB04E44" w14:textId="77777777" w:rsidR="008D3C17" w:rsidRDefault="00000000" w:rsidP="005A008E">
      <w:pPr>
        <w:pStyle w:val="Heading3"/>
        <w:spacing w:line="360" w:lineRule="auto"/>
      </w:pPr>
      <w:bookmarkStart w:id="473" w:name="focal-loss-with-class-weighting"/>
      <w:bookmarkEnd w:id="471"/>
      <w:r>
        <w:t>Focal loss with class weighting</w:t>
      </w:r>
    </w:p>
    <w:p w14:paraId="1CB73A55" w14:textId="77777777" w:rsidR="008D3C17" w:rsidRDefault="00000000" w:rsidP="005A008E">
      <w:pPr>
        <w:pStyle w:val="FirstParagraph"/>
        <w:spacing w:line="360" w:lineRule="auto"/>
      </w:pPr>
      <w:r>
        <w:t>The custom loss combines focal loss with inverse-frequency class weighting and optional label smoothing. Algorithm 4.4 summarises its behaviour.</w:t>
      </w:r>
    </w:p>
    <w:p w14:paraId="3C458820" w14:textId="77777777" w:rsidR="008D3C17" w:rsidRDefault="00000000" w:rsidP="005A008E">
      <w:pPr>
        <w:pStyle w:val="SourceCode"/>
        <w:spacing w:line="360" w:lineRule="auto"/>
      </w:pPr>
      <w:r>
        <w:rPr>
          <w:rStyle w:val="VerbatimChar"/>
        </w:rPr>
        <w:t>---------------------------------------------------------------</w:t>
      </w:r>
      <w:r>
        <w:br/>
      </w:r>
      <w:r>
        <w:rPr>
          <w:rStyle w:val="VerbatimChar"/>
        </w:rPr>
        <w:t>Input:  logits z[1..N, 1..C], targets y[1..N], class weights α[1..C],</w:t>
      </w:r>
      <w:r>
        <w:br/>
      </w:r>
      <w:r>
        <w:rPr>
          <w:rStyle w:val="VerbatimChar"/>
        </w:rPr>
        <w:t xml:space="preserve">        focusing parameter γ, ignore index I, label smoothing β</w:t>
      </w:r>
      <w:r>
        <w:br/>
      </w:r>
      <w:r>
        <w:rPr>
          <w:rStyle w:val="VerbatimChar"/>
        </w:rPr>
        <w:t>Output: scalar loss L</w:t>
      </w:r>
      <w:r>
        <w:br/>
      </w:r>
      <w:r>
        <w:rPr>
          <w:rStyle w:val="VerbatimChar"/>
        </w:rPr>
        <w:t>---------------------------------------------------------------</w:t>
      </w:r>
      <w:r>
        <w:br/>
      </w:r>
      <w:r>
        <w:rPr>
          <w:rStyle w:val="VerbatimChar"/>
        </w:rPr>
        <w:t>mask[n]   &lt;- (y[n] != I)                for n = 1..N</w:t>
      </w:r>
      <w:r>
        <w:br/>
      </w:r>
      <w:r>
        <w:rPr>
          <w:rStyle w:val="VerbatimChar"/>
        </w:rPr>
        <w:t>N_valid   &lt;- sum(mask)</w:t>
      </w:r>
      <w:r>
        <w:br/>
      </w:r>
      <w:r>
        <w:rPr>
          <w:rStyle w:val="VerbatimChar"/>
        </w:rPr>
        <w:t>log_p     &lt;- log_softmax(z, dim = -1)   # shape N x C</w:t>
      </w:r>
      <w:r>
        <w:br/>
      </w:r>
      <w:r>
        <w:rPr>
          <w:rStyle w:val="VerbatimChar"/>
        </w:rPr>
        <w:t>if β &gt; 0 then</w:t>
      </w:r>
      <w:r>
        <w:br/>
      </w:r>
      <w:r>
        <w:rPr>
          <w:rStyle w:val="VerbatimChar"/>
        </w:rPr>
        <w:t xml:space="preserve">    y_smooth[n,c] &lt;- (1 - β)·1[c = y[n]] + β/(C - 1)·1[c != y[n]]</w:t>
      </w:r>
      <w:r>
        <w:br/>
      </w:r>
      <w:r>
        <w:rPr>
          <w:rStyle w:val="VerbatimChar"/>
        </w:rPr>
        <w:t xml:space="preserve">    CE[n]         &lt;- - Σ_c y_smooth[n,c] · log_p[n,c]</w:t>
      </w:r>
      <w:r>
        <w:br/>
      </w:r>
      <w:r>
        <w:rPr>
          <w:rStyle w:val="VerbatimChar"/>
        </w:rPr>
        <w:t>else</w:t>
      </w:r>
      <w:r>
        <w:br/>
      </w:r>
      <w:r>
        <w:rPr>
          <w:rStyle w:val="VerbatimChar"/>
        </w:rPr>
        <w:t xml:space="preserve">    CE[n] &lt;- - log_p[n, y[n]]</w:t>
      </w:r>
      <w:r>
        <w:br/>
      </w:r>
      <w:r>
        <w:rPr>
          <w:rStyle w:val="VerbatimChar"/>
        </w:rPr>
        <w:t>end if</w:t>
      </w:r>
      <w:r>
        <w:br/>
      </w:r>
      <w:r>
        <w:rPr>
          <w:rStyle w:val="VerbatimChar"/>
        </w:rPr>
        <w:t>p_true[n]   &lt;- exp( log_p[n, y[n]] )</w:t>
      </w:r>
      <w:r>
        <w:br/>
      </w:r>
      <w:r>
        <w:rPr>
          <w:rStyle w:val="VerbatimChar"/>
        </w:rPr>
        <w:t>modulator[n] &lt;- (1 - p_true[n])^γ</w:t>
      </w:r>
      <w:r>
        <w:br/>
      </w:r>
      <w:r>
        <w:rPr>
          <w:rStyle w:val="VerbatimChar"/>
        </w:rPr>
        <w:t>weight[n]    &lt;- α[ y[n] ]</w:t>
      </w:r>
      <w:r>
        <w:br/>
      </w:r>
      <w:r>
        <w:rPr>
          <w:rStyle w:val="VerbatimChar"/>
        </w:rPr>
        <w:t>L_n[n]       &lt;- mask[n] · weight[n] · modulator[n] · CE[n]</w:t>
      </w:r>
      <w:r>
        <w:br/>
      </w:r>
      <w:r>
        <w:rPr>
          <w:rStyle w:val="VerbatimChar"/>
        </w:rPr>
        <w:t>return  ( Σ_n L_n[n] ) / max( N_valid, 1 )</w:t>
      </w:r>
      <w:r>
        <w:br/>
      </w:r>
      <w:r>
        <w:rPr>
          <w:rStyle w:val="VerbatimChar"/>
        </w:rPr>
        <w:t>---------------------------------------------------------------</w:t>
      </w:r>
    </w:p>
    <w:p w14:paraId="528404C6" w14:textId="77777777" w:rsidR="008D3C17" w:rsidRDefault="00000000" w:rsidP="005A008E">
      <w:pPr>
        <w:pStyle w:val="FirstParagraph"/>
        <w:spacing w:line="360" w:lineRule="auto"/>
      </w:pPr>
      <w:r>
        <w:rPr>
          <w:i/>
          <w:iCs/>
        </w:rPr>
        <w:t>Algorithm 4.4: Focal loss with inverse-frequency class weighting</w:t>
      </w:r>
    </w:p>
    <w:p w14:paraId="2DB7EEE8" w14:textId="77777777" w:rsidR="008D3C17" w:rsidRDefault="00000000" w:rsidP="005A008E">
      <w:pPr>
        <w:pStyle w:val="BodyText"/>
        <w:spacing w:line="360" w:lineRule="auto"/>
      </w:pPr>
      <w:r>
        <w:t xml:space="preserve">The class weights are computed from the training-set distribution at the start of training. The weight for class c is w_c = T / (C * f_c), where T is the total token count, C is the number </w:t>
      </w:r>
      <w:r>
        <w:lastRenderedPageBreak/>
        <w:t>of classes, and f_c is the count of class c. The O class receives a low weight; rare entity classes receive high weights.</w:t>
      </w:r>
    </w:p>
    <w:p w14:paraId="0454FEFF" w14:textId="77777777" w:rsidR="008D3C17" w:rsidRDefault="00000000" w:rsidP="005A008E">
      <w:pPr>
        <w:pStyle w:val="Heading3"/>
        <w:spacing w:line="360" w:lineRule="auto"/>
      </w:pPr>
      <w:bookmarkStart w:id="474" w:name="checkpointing-and-early-stopping"/>
      <w:bookmarkEnd w:id="473"/>
      <w:r>
        <w:t>Checkpointing and early stopping</w:t>
      </w:r>
    </w:p>
    <w:p w14:paraId="4BC71F67" w14:textId="77777777" w:rsidR="008D3C17" w:rsidRDefault="00000000" w:rsidP="005A008E">
      <w:pPr>
        <w:pStyle w:val="FirstParagraph"/>
        <w:spacing w:line="360" w:lineRule="auto"/>
      </w:pPr>
      <w:r>
        <w:t xml:space="preserve">At the end of each epoch the model and tokenizer get written out to </w:t>
      </w:r>
      <w:r>
        <w:rPr>
          <w:rStyle w:val="VerbatimChar"/>
        </w:rPr>
        <w:t>models/{model_name}_{timestamp}/epoch_{NN}/</w:t>
      </w:r>
      <w:r>
        <w:t xml:space="preserve">. When the validation loss improves by more than the early-stopping threshold, the same checkpoint gets copied into a </w:t>
      </w:r>
      <w:r>
        <w:rPr>
          <w:rStyle w:val="VerbatimChar"/>
        </w:rPr>
        <w:t>best/</w:t>
      </w:r>
      <w:r>
        <w:t xml:space="preserve"> folder alongside the epoch directories — so the most recent best is always one path away. The run as a whole is described by a </w:t>
      </w:r>
      <w:r>
        <w:rPr>
          <w:rStyle w:val="VerbatimChar"/>
        </w:rPr>
        <w:t>training_config.json</w:t>
      </w:r>
      <w:r>
        <w:t xml:space="preserve"> file sitting at the root: which epoch is current, which one was the best so far, what the best validation loss was, and whether the run has finished. Two flags hang off that state. </w:t>
      </w:r>
      <w:r>
        <w:rPr>
          <w:rStyle w:val="VerbatimChar"/>
        </w:rPr>
        <w:t>--resume</w:t>
      </w:r>
      <w:r>
        <w:t xml:space="preserve"> picks an interrupted run back up from its most recent epoch; </w:t>
      </w:r>
      <w:r>
        <w:rPr>
          <w:rStyle w:val="VerbatimChar"/>
        </w:rPr>
        <w:t>--extend-epochs</w:t>
      </w:r>
      <w:r>
        <w:t xml:space="preserve"> lets a completed run keep going for additional epochs without starting over.</w:t>
      </w:r>
    </w:p>
    <w:p w14:paraId="310C970C" w14:textId="1978B16C" w:rsidR="008D3C17" w:rsidRDefault="00000000">
      <w:pPr>
        <w:pStyle w:val="Heading2"/>
        <w:pPrChange w:id="475" w:author="Accreditation" w:date="2026-05-20T15:52:00Z" w16du:dateUtc="2026-05-20T12:52:00Z">
          <w:pPr>
            <w:pStyle w:val="Heading2"/>
            <w:spacing w:line="360" w:lineRule="auto"/>
          </w:pPr>
        </w:pPrChange>
      </w:pPr>
      <w:bookmarkStart w:id="476" w:name="inference-and-post-processing"/>
      <w:bookmarkEnd w:id="463"/>
      <w:bookmarkEnd w:id="474"/>
      <w:del w:id="477" w:author="Accreditation" w:date="2026-05-20T15:52:00Z" w16du:dateUtc="2026-05-20T12:52:00Z">
        <w:r w:rsidDel="00C22A33">
          <w:delText xml:space="preserve">4.7 </w:delText>
        </w:r>
      </w:del>
      <w:r>
        <w:t>Inference and Post-Processing</w:t>
      </w:r>
    </w:p>
    <w:p w14:paraId="4B0B7F06" w14:textId="77777777" w:rsidR="008D3C17" w:rsidRDefault="00000000" w:rsidP="005A008E">
      <w:pPr>
        <w:pStyle w:val="FirstParagraph"/>
        <w:spacing w:line="360" w:lineRule="auto"/>
      </w:pPr>
      <w:r>
        <w:t>At inference time the system has to go from a paragraph of news text to a 5W1H record an analyst can read. The full sequence of steps is captured in Algorithm 4.5.</w:t>
      </w:r>
    </w:p>
    <w:p w14:paraId="1314F6F4" w14:textId="77777777" w:rsidR="008D3C17" w:rsidRDefault="00000000" w:rsidP="005A008E">
      <w:pPr>
        <w:pStyle w:val="SourceCode"/>
        <w:spacing w:line="360" w:lineRule="auto"/>
      </w:pPr>
      <w:commentRangeStart w:id="478"/>
      <w:r>
        <w:rPr>
          <w:rStyle w:val="VerbatimChar"/>
        </w:rPr>
        <w:t>---------------------------------------------------------------</w:t>
      </w:r>
      <w:r>
        <w:br/>
      </w:r>
      <w:r>
        <w:rPr>
          <w:rStyle w:val="VerbatimChar"/>
        </w:rPr>
        <w:t>Input:  text x, NER service M, knowledge base K,</w:t>
      </w:r>
      <w:r>
        <w:br/>
      </w:r>
      <w:r>
        <w:rPr>
          <w:rStyle w:val="VerbatimChar"/>
        </w:rPr>
        <w:t xml:space="preserve">        per-category thresholds τ[c]</w:t>
      </w:r>
      <w:r>
        <w:br/>
      </w:r>
      <w:r>
        <w:rPr>
          <w:rStyle w:val="VerbatimChar"/>
        </w:rPr>
        <w:t>Output: structured event record R</w:t>
      </w:r>
      <w:r>
        <w:br/>
      </w:r>
      <w:r>
        <w:rPr>
          <w:rStyle w:val="VerbatimChar"/>
        </w:rPr>
        <w:t>---------------------------------------------------------------</w:t>
      </w:r>
      <w:r>
        <w:br/>
      </w:r>
      <w:r>
        <w:rPr>
          <w:rStyle w:val="VerbatimChar"/>
        </w:rPr>
        <w:t>(tok, offsets) &lt;- tokenize(x)</w:t>
      </w:r>
      <w:r>
        <w:br/>
      </w:r>
      <w:r>
        <w:rPr>
          <w:rStyle w:val="VerbatimChar"/>
        </w:rPr>
        <w:t>logits         &lt;- M.forward(tok)</w:t>
      </w:r>
      <w:r>
        <w:br/>
      </w:r>
      <w:r>
        <w:rPr>
          <w:rStyle w:val="VerbatimChar"/>
        </w:rPr>
        <w:t>pred[i]        &lt;- argmax_c logits[i, c]                  for all i</w:t>
      </w:r>
      <w:r>
        <w:br/>
      </w:r>
      <w:r>
        <w:rPr>
          <w:rStyle w:val="VerbatimChar"/>
        </w:rPr>
        <w:t>probs[i]       &lt;- softmax(logits[i, ·])                  for all i</w:t>
      </w:r>
      <w:r>
        <w:br/>
      </w:r>
      <w:r>
        <w:rPr>
          <w:rStyle w:val="VerbatimChar"/>
        </w:rPr>
        <w:t>spans          &lt;- empty list</w:t>
      </w:r>
      <w:r>
        <w:br/>
      </w:r>
      <w:r>
        <w:rPr>
          <w:rStyle w:val="VerbatimChar"/>
        </w:rPr>
        <w:t>i &lt;- 1</w:t>
      </w:r>
      <w:r>
        <w:br/>
      </w:r>
      <w:r>
        <w:rPr>
          <w:rStyle w:val="VerbatimChar"/>
        </w:rPr>
        <w:t>while i &lt;= |tok| do</w:t>
      </w:r>
      <w:r>
        <w:br/>
      </w:r>
      <w:r>
        <w:rPr>
          <w:rStyle w:val="VerbatimChar"/>
        </w:rPr>
        <w:t xml:space="preserve">    if id2label[pred[i]] starts with "B-" then</w:t>
      </w:r>
      <w:r>
        <w:br/>
      </w:r>
      <w:r>
        <w:rPr>
          <w:rStyle w:val="VerbatimChar"/>
        </w:rPr>
        <w:t xml:space="preserve">        start &lt;- offsets[i].start</w:t>
      </w:r>
      <w:r>
        <w:br/>
      </w:r>
      <w:r>
        <w:rPr>
          <w:rStyle w:val="VerbatimChar"/>
        </w:rPr>
        <w:lastRenderedPageBreak/>
        <w:t xml:space="preserve">        t     &lt;- label[2:]</w:t>
      </w:r>
      <w:r>
        <w:br/>
      </w:r>
      <w:r>
        <w:rPr>
          <w:rStyle w:val="VerbatimChar"/>
        </w:rPr>
        <w:t xml:space="preserve">        confs &lt;- [ probs[i, pred[i]] ]</w:t>
      </w:r>
      <w:r>
        <w:br/>
      </w:r>
      <w:r>
        <w:rPr>
          <w:rStyle w:val="VerbatimChar"/>
        </w:rPr>
        <w:t xml:space="preserve">        j     &lt;- i + 1</w:t>
      </w:r>
      <w:r>
        <w:br/>
      </w:r>
      <w:r>
        <w:rPr>
          <w:rStyle w:val="VerbatimChar"/>
        </w:rPr>
        <w:t xml:space="preserve">        while j &lt;= |tok| and id2label[pred[j]] == "I-" + t do</w:t>
      </w:r>
      <w:r>
        <w:br/>
      </w:r>
      <w:r>
        <w:rPr>
          <w:rStyle w:val="VerbatimChar"/>
        </w:rPr>
        <w:t xml:space="preserve">            confs &lt;- confs ++ [ probs[j, pred[j]] ]</w:t>
      </w:r>
      <w:r>
        <w:br/>
      </w:r>
      <w:r>
        <w:rPr>
          <w:rStyle w:val="VerbatimChar"/>
        </w:rPr>
        <w:t xml:space="preserve">            j     &lt;- j + 1</w:t>
      </w:r>
      <w:r>
        <w:br/>
      </w:r>
      <w:r>
        <w:rPr>
          <w:rStyle w:val="VerbatimChar"/>
        </w:rPr>
        <w:t xml:space="preserve">        end while</w:t>
      </w:r>
      <w:r>
        <w:br/>
      </w:r>
      <w:r>
        <w:rPr>
          <w:rStyle w:val="VerbatimChar"/>
        </w:rPr>
        <w:t xml:space="preserve">        end_off &lt;- offsets[j - 1].end</w:t>
      </w:r>
      <w:r>
        <w:br/>
      </w:r>
      <w:r>
        <w:rPr>
          <w:rStyle w:val="VerbatimChar"/>
        </w:rPr>
        <w:t xml:space="preserve">        spans   &lt;- spans ++ [ (t, start, end_off, mean(confs)) ]</w:t>
      </w:r>
      <w:r>
        <w:br/>
      </w:r>
      <w:r>
        <w:rPr>
          <w:rStyle w:val="VerbatimChar"/>
        </w:rPr>
        <w:t xml:space="preserve">        i       &lt;- j</w:t>
      </w:r>
      <w:r>
        <w:br/>
      </w:r>
      <w:r>
        <w:rPr>
          <w:rStyle w:val="VerbatimChar"/>
        </w:rPr>
        <w:t xml:space="preserve">    else</w:t>
      </w:r>
      <w:r>
        <w:br/>
      </w:r>
      <w:r>
        <w:rPr>
          <w:rStyle w:val="VerbatimChar"/>
        </w:rPr>
        <w:t xml:space="preserve">        i &lt;- i + 1</w:t>
      </w:r>
      <w:r>
        <w:br/>
      </w:r>
      <w:r>
        <w:rPr>
          <w:rStyle w:val="VerbatimChar"/>
        </w:rPr>
        <w:t xml:space="preserve">    end if</w:t>
      </w:r>
      <w:r>
        <w:br/>
      </w:r>
      <w:r>
        <w:rPr>
          <w:rStyle w:val="VerbatimChar"/>
        </w:rPr>
        <w:t>end while</w:t>
      </w:r>
      <w:r>
        <w:br/>
      </w:r>
      <w:r>
        <w:rPr>
          <w:rStyle w:val="VerbatimChar"/>
        </w:rPr>
        <w:t>spans_filt  &lt;- { s in spans : confidence(s) &gt;= τ[ category_of(s) ] }</w:t>
      </w:r>
      <w:r>
        <w:br/>
      </w:r>
      <w:r>
        <w:rPr>
          <w:rStyle w:val="VerbatimChar"/>
        </w:rPr>
        <w:t>R.entities  &lt;- spans_filt</w:t>
      </w:r>
      <w:r>
        <w:br/>
      </w:r>
      <w:r>
        <w:rPr>
          <w:rStyle w:val="VerbatimChar"/>
        </w:rPr>
        <w:t>R.who, ..., R.how &lt;- group_by_5w1h(spans_filt)</w:t>
      </w:r>
      <w:r>
        <w:br/>
      </w:r>
      <w:r>
        <w:rPr>
          <w:rStyle w:val="VerbatimChar"/>
        </w:rPr>
        <w:t>for each s in R.who do</w:t>
      </w:r>
      <w:r>
        <w:br/>
      </w:r>
      <w:r>
        <w:rPr>
          <w:rStyle w:val="VerbatimChar"/>
        </w:rPr>
        <w:t xml:space="preserve">    R.who_meta[s]   &lt;- K.armed_groups.lookup(s.surface)</w:t>
      </w:r>
      <w:r>
        <w:br/>
      </w:r>
      <w:r>
        <w:rPr>
          <w:rStyle w:val="VerbatimChar"/>
        </w:rPr>
        <w:t>end for</w:t>
      </w:r>
      <w:r>
        <w:br/>
      </w:r>
      <w:r>
        <w:rPr>
          <w:rStyle w:val="VerbatimChar"/>
        </w:rPr>
        <w:t>for each s in R.where do</w:t>
      </w:r>
      <w:r>
        <w:br/>
      </w:r>
      <w:r>
        <w:rPr>
          <w:rStyle w:val="VerbatimChar"/>
        </w:rPr>
        <w:t xml:space="preserve">    R.where_meta[s] &lt;- K.locations.lookup(s.surface)</w:t>
      </w:r>
      <w:r>
        <w:br/>
      </w:r>
      <w:r>
        <w:rPr>
          <w:rStyle w:val="VerbatimChar"/>
        </w:rPr>
        <w:t>end for</w:t>
      </w:r>
      <w:r>
        <w:br/>
      </w:r>
      <w:r>
        <w:rPr>
          <w:rStyle w:val="VerbatimChar"/>
        </w:rPr>
        <w:t>R.taxonomy   &lt;- classify_taxonomy(R, K)</w:t>
      </w:r>
      <w:r>
        <w:br/>
      </w:r>
      <w:r>
        <w:rPr>
          <w:rStyle w:val="VerbatimChar"/>
        </w:rPr>
        <w:t>R.confidence &lt;- aggregate_confidence(spans_filt, R.taxonomy)</w:t>
      </w:r>
      <w:r>
        <w:br/>
      </w:r>
      <w:r>
        <w:rPr>
          <w:rStyle w:val="VerbatimChar"/>
        </w:rPr>
        <w:t>return R</w:t>
      </w:r>
      <w:r>
        <w:br/>
      </w:r>
      <w:r>
        <w:rPr>
          <w:rStyle w:val="VerbatimChar"/>
        </w:rPr>
        <w:t>---------------------------------------------------------------</w:t>
      </w:r>
      <w:commentRangeEnd w:id="478"/>
      <w:r w:rsidR="00C22A33">
        <w:rPr>
          <w:rStyle w:val="CommentReference"/>
          <w:sz w:val="24"/>
          <w:szCs w:val="24"/>
        </w:rPr>
        <w:commentReference w:id="478"/>
      </w:r>
    </w:p>
    <w:p w14:paraId="2652A617" w14:textId="77777777" w:rsidR="008D3C17" w:rsidRDefault="00000000" w:rsidP="005A008E">
      <w:pPr>
        <w:pStyle w:val="FirstParagraph"/>
        <w:spacing w:line="360" w:lineRule="auto"/>
      </w:pPr>
      <w:r>
        <w:rPr>
          <w:i/>
          <w:iCs/>
        </w:rPr>
        <w:t>Algorithm 4.5: Post-NER 5W1H structuring with knowledge-base validation</w:t>
      </w:r>
    </w:p>
    <w:p w14:paraId="4BBA83B7" w14:textId="77777777" w:rsidR="008D3C17" w:rsidRDefault="00000000" w:rsidP="005A008E">
      <w:pPr>
        <w:pStyle w:val="BodyText"/>
        <w:spacing w:line="360" w:lineRule="auto"/>
      </w:pPr>
      <w:r>
        <w:t xml:space="preserve">Confidence thresholds are calibrated per category: WHO and WHOM at 0.70, WHAT at 0.60, WHEN at 0.80, WHERE at 0.70, HOW at 0.75. The numbers came out of two evenings of inspecting validation-set errors. WHEN got the highest threshold because dates are easy for the analyst to verify against the article timestamp, so a false positive is highly </w:t>
      </w:r>
      <w:r>
        <w:lastRenderedPageBreak/>
        <w:t>visible and worth filtering aggressively. WHAT got the lowest because action verbs are usually well-supported by the surrounding context — even a low-confidence “attacked” is useful when the surrounding sentence makes the violence unambiguous.</w:t>
      </w:r>
    </w:p>
    <w:p w14:paraId="4D5BE8A2" w14:textId="77777777" w:rsidR="008D3C17" w:rsidRDefault="00000000" w:rsidP="005A008E">
      <w:pPr>
        <w:pStyle w:val="BodyText"/>
        <w:spacing w:line="360" w:lineRule="auto"/>
      </w:pPr>
      <w:r>
        <w:t xml:space="preserve">Multi-event articles are a separate problem. A long news article often describes two or three incidents in sequence, and running NER over the whole article in one pass produces a confused 5W1H record that mixes actors from incident one with locations from incident two. The segmentation module in </w:t>
      </w:r>
      <w:r>
        <w:rPr>
          <w:rStyle w:val="VerbatimChar"/>
        </w:rPr>
        <w:t>pipeline/segmentation.py</w:t>
      </w:r>
      <w:r>
        <w:t xml:space="preserve"> splits long documents into event-bearing sentence groups before NER runs, using sentence boundary detection and a small set of indicator phrases (“in a separate incident”, “earlier that week”, “meanwhile”) that mark transitions between events. The module is simple and the indicator-phrase list is short; it could be replaced by a learned event-boundary classifier in future work, but the simple version catches the obvious cases at very low cost.</w:t>
      </w:r>
    </w:p>
    <w:p w14:paraId="59F870EE" w14:textId="4C097B75" w:rsidR="008D3C17" w:rsidRDefault="00000000">
      <w:pPr>
        <w:pStyle w:val="Heading2"/>
        <w:pPrChange w:id="479" w:author="Accreditation" w:date="2026-05-20T15:56:00Z" w16du:dateUtc="2026-05-20T12:56:00Z">
          <w:pPr>
            <w:pStyle w:val="Heading2"/>
            <w:spacing w:line="360" w:lineRule="auto"/>
          </w:pPr>
        </w:pPrChange>
      </w:pPr>
      <w:bookmarkStart w:id="480" w:name="web-application-architecture"/>
      <w:bookmarkEnd w:id="476"/>
      <w:del w:id="481" w:author="Accreditation" w:date="2026-05-20T15:56:00Z" w16du:dateUtc="2026-05-20T12:56:00Z">
        <w:r w:rsidDel="005F16A1">
          <w:delText xml:space="preserve">4.8 </w:delText>
        </w:r>
      </w:del>
      <w:r>
        <w:t>Web Application Architecture</w:t>
      </w:r>
    </w:p>
    <w:p w14:paraId="2B1151C0" w14:textId="77777777" w:rsidR="008D3C17" w:rsidRDefault="00000000" w:rsidP="005A008E">
      <w:pPr>
        <w:pStyle w:val="FirstParagraph"/>
        <w:spacing w:line="360" w:lineRule="auto"/>
      </w:pPr>
      <w:r>
        <w:t>The web application is a fairly conventional single-page-app arrangement: a React/TypeScript front-end on top of a FastAPI service, communicating exclusively in JSON over HTTPS. The one non-standard piece is a single WebSocket channel reserved for streaming training progress; everything else fits the request/response pattern naturally and there is no reason to pull in a heavier real-time machinery for it.</w:t>
      </w:r>
    </w:p>
    <w:p w14:paraId="5279ECD2" w14:textId="77777777" w:rsidR="008D3C17" w:rsidRDefault="00000000" w:rsidP="005A008E">
      <w:pPr>
        <w:pStyle w:val="BodyText"/>
        <w:spacing w:line="360" w:lineRule="auto"/>
      </w:pPr>
      <w:r>
        <w:t xml:space="preserve">The back-end exposes the following route groups, all under </w:t>
      </w:r>
      <w:r>
        <w:rPr>
          <w:rStyle w:val="VerbatimChar"/>
        </w:rPr>
        <w:t>/api</w:t>
      </w:r>
      <w:r>
        <w:t>:</w:t>
      </w:r>
    </w:p>
    <w:p w14:paraId="2A7F055D" w14:textId="77777777" w:rsidR="008D3C17" w:rsidRDefault="00000000" w:rsidP="005A008E">
      <w:pPr>
        <w:pStyle w:val="Compact"/>
        <w:numPr>
          <w:ilvl w:val="0"/>
          <w:numId w:val="8"/>
        </w:numPr>
        <w:spacing w:line="360" w:lineRule="auto"/>
      </w:pPr>
      <w:r>
        <w:rPr>
          <w:rStyle w:val="VerbatimChar"/>
        </w:rPr>
        <w:t>/auth/*</w:t>
      </w:r>
      <w:r>
        <w:t xml:space="preserve"> for authentication and demo-user provisioning.</w:t>
      </w:r>
    </w:p>
    <w:p w14:paraId="65FD88CA" w14:textId="77777777" w:rsidR="008D3C17" w:rsidRDefault="00000000" w:rsidP="005A008E">
      <w:pPr>
        <w:pStyle w:val="Compact"/>
        <w:numPr>
          <w:ilvl w:val="0"/>
          <w:numId w:val="8"/>
        </w:numPr>
        <w:spacing w:line="360" w:lineRule="auto"/>
      </w:pPr>
      <w:r>
        <w:rPr>
          <w:rStyle w:val="VerbatimChar"/>
        </w:rPr>
        <w:t>/training/*</w:t>
      </w:r>
      <w:r>
        <w:t xml:space="preserve"> for starting, monitoring, listing, and managing training runs; sub-routes cover checkpoint management, training data inspection, and post-training evaluation.</w:t>
      </w:r>
    </w:p>
    <w:p w14:paraId="4A759C93" w14:textId="77777777" w:rsidR="008D3C17" w:rsidRDefault="00000000" w:rsidP="005A008E">
      <w:pPr>
        <w:pStyle w:val="Compact"/>
        <w:numPr>
          <w:ilvl w:val="0"/>
          <w:numId w:val="8"/>
        </w:numPr>
        <w:spacing w:line="360" w:lineRule="auto"/>
      </w:pPr>
      <w:r>
        <w:rPr>
          <w:rStyle w:val="VerbatimChar"/>
        </w:rPr>
        <w:t>/inference/*</w:t>
      </w:r>
      <w:r>
        <w:t xml:space="preserve"> for synchronous inference on a single text or document.</w:t>
      </w:r>
    </w:p>
    <w:p w14:paraId="1D04A286" w14:textId="77777777" w:rsidR="008D3C17" w:rsidRDefault="00000000" w:rsidP="005A008E">
      <w:pPr>
        <w:pStyle w:val="Compact"/>
        <w:numPr>
          <w:ilvl w:val="0"/>
          <w:numId w:val="8"/>
        </w:numPr>
        <w:spacing w:line="360" w:lineRule="auto"/>
      </w:pPr>
      <w:r>
        <w:rPr>
          <w:rStyle w:val="VerbatimChar"/>
        </w:rPr>
        <w:t>/events/*</w:t>
      </w:r>
      <w:r>
        <w:t xml:space="preserve"> for storing, querying, and updating extracted events.</w:t>
      </w:r>
    </w:p>
    <w:p w14:paraId="55DBB077" w14:textId="77777777" w:rsidR="008D3C17" w:rsidRDefault="00000000" w:rsidP="005A008E">
      <w:pPr>
        <w:pStyle w:val="Compact"/>
        <w:numPr>
          <w:ilvl w:val="0"/>
          <w:numId w:val="8"/>
        </w:numPr>
        <w:spacing w:line="360" w:lineRule="auto"/>
      </w:pPr>
      <w:r>
        <w:rPr>
          <w:rStyle w:val="VerbatimChar"/>
        </w:rPr>
        <w:t>/analytics/*</w:t>
      </w:r>
      <w:r>
        <w:t xml:space="preserve"> for aggregated views (events per region, per actor, per time period).</w:t>
      </w:r>
    </w:p>
    <w:p w14:paraId="680DB180" w14:textId="77777777" w:rsidR="008D3C17" w:rsidRDefault="00000000" w:rsidP="005A008E">
      <w:pPr>
        <w:pStyle w:val="Compact"/>
        <w:numPr>
          <w:ilvl w:val="0"/>
          <w:numId w:val="8"/>
        </w:numPr>
        <w:spacing w:line="360" w:lineRule="auto"/>
      </w:pPr>
      <w:r>
        <w:rPr>
          <w:rStyle w:val="VerbatimChar"/>
        </w:rPr>
        <w:lastRenderedPageBreak/>
        <w:t>/kb/actors</w:t>
      </w:r>
      <w:r>
        <w:t xml:space="preserve">, </w:t>
      </w:r>
      <w:r>
        <w:rPr>
          <w:rStyle w:val="VerbatimChar"/>
        </w:rPr>
        <w:t>/kb/locations</w:t>
      </w:r>
      <w:r>
        <w:t xml:space="preserve">, </w:t>
      </w:r>
      <w:r>
        <w:rPr>
          <w:rStyle w:val="VerbatimChar"/>
        </w:rPr>
        <w:t>/kb/taxonomies</w:t>
      </w:r>
      <w:r>
        <w:t xml:space="preserve"> for managing the knowledge base resources.</w:t>
      </w:r>
    </w:p>
    <w:p w14:paraId="705F6765" w14:textId="77777777" w:rsidR="008D3C17" w:rsidRDefault="00000000" w:rsidP="005A008E">
      <w:pPr>
        <w:pStyle w:val="Compact"/>
        <w:numPr>
          <w:ilvl w:val="0"/>
          <w:numId w:val="8"/>
        </w:numPr>
        <w:spacing w:line="360" w:lineRule="auto"/>
      </w:pPr>
      <w:r>
        <w:rPr>
          <w:rStyle w:val="VerbatimChar"/>
        </w:rPr>
        <w:t>/system/*</w:t>
      </w:r>
      <w:r>
        <w:t xml:space="preserve"> for service health, version information, and configuration introspection.</w:t>
      </w:r>
    </w:p>
    <w:p w14:paraId="170E7D1D" w14:textId="77777777" w:rsidR="008D3C17" w:rsidRDefault="00000000" w:rsidP="005A008E">
      <w:pPr>
        <w:pStyle w:val="Compact"/>
        <w:numPr>
          <w:ilvl w:val="0"/>
          <w:numId w:val="8"/>
        </w:numPr>
        <w:spacing w:line="360" w:lineRule="auto"/>
      </w:pPr>
      <w:r>
        <w:rPr>
          <w:rStyle w:val="VerbatimChar"/>
        </w:rPr>
        <w:t>/history/*</w:t>
      </w:r>
      <w:r>
        <w:t xml:space="preserve"> for recording per-user activity (recent inferences, saved queries).</w:t>
      </w:r>
    </w:p>
    <w:p w14:paraId="21E278E9" w14:textId="77777777" w:rsidR="008D3C17" w:rsidRDefault="00000000" w:rsidP="005A008E">
      <w:pPr>
        <w:pStyle w:val="Compact"/>
        <w:numPr>
          <w:ilvl w:val="0"/>
          <w:numId w:val="8"/>
        </w:numPr>
        <w:spacing w:line="360" w:lineRule="auto"/>
      </w:pPr>
      <w:r>
        <w:rPr>
          <w:rStyle w:val="VerbatimChar"/>
        </w:rPr>
        <w:t>/ws/training/{session_id}</w:t>
      </w:r>
      <w:r>
        <w:t xml:space="preserve"> as the WebSocket channel for live training progress.</w:t>
      </w:r>
    </w:p>
    <w:p w14:paraId="08453F0A" w14:textId="77777777" w:rsidR="008D3C17" w:rsidRDefault="00000000" w:rsidP="005A008E">
      <w:pPr>
        <w:pStyle w:val="FirstParagraph"/>
        <w:spacing w:line="360" w:lineRule="auto"/>
      </w:pPr>
      <w:r>
        <w:t>The front-end mirrors these routes with a screen for each. Section 5.7 describes the implementation in detail; screenshots are included in Annex D.</w:t>
      </w:r>
    </w:p>
    <w:p w14:paraId="6390258B" w14:textId="130C2312" w:rsidR="008D3C17" w:rsidRDefault="00000000" w:rsidP="005A008E">
      <w:pPr>
        <w:pStyle w:val="Heading1"/>
        <w:spacing w:line="360" w:lineRule="auto"/>
      </w:pPr>
      <w:bookmarkStart w:id="482" w:name="implementation"/>
      <w:bookmarkEnd w:id="411"/>
      <w:bookmarkEnd w:id="480"/>
      <w:del w:id="483" w:author="Accreditation" w:date="2026-05-20T16:07:00Z" w16du:dateUtc="2026-05-20T13:07:00Z">
        <w:r w:rsidDel="00A21834">
          <w:delText xml:space="preserve">5. </w:delText>
        </w:r>
      </w:del>
      <w:r>
        <w:t>Implementation</w:t>
      </w:r>
    </w:p>
    <w:p w14:paraId="2BFD2734" w14:textId="77777777" w:rsidR="008D3C17" w:rsidRDefault="00000000" w:rsidP="005A008E">
      <w:pPr>
        <w:pStyle w:val="FirstParagraph"/>
        <w:spacing w:line="360" w:lineRule="auto"/>
      </w:pPr>
      <w:r>
        <w:t>Where Chapter 4 described what VioNER does and why, this chapter documents how it actually does it: the technology stack, the data preparation flow, the training procedure, the focal-loss implementation, the back-end services and API surface, the front-end application, and the containerised deployment. Code listings are kept short throughout; the full source lives in the accompanying repository.</w:t>
      </w:r>
    </w:p>
    <w:p w14:paraId="29D5CA56" w14:textId="399C77C0" w:rsidR="008D3C17" w:rsidRDefault="00000000">
      <w:pPr>
        <w:pStyle w:val="Heading2"/>
        <w:pPrChange w:id="484" w:author="Accreditation" w:date="2026-05-20T15:56:00Z" w16du:dateUtc="2026-05-20T12:56:00Z">
          <w:pPr>
            <w:pStyle w:val="Heading2"/>
            <w:spacing w:line="360" w:lineRule="auto"/>
          </w:pPr>
        </w:pPrChange>
      </w:pPr>
      <w:bookmarkStart w:id="485" w:name="technology-stack"/>
      <w:del w:id="486" w:author="Accreditation" w:date="2026-05-20T15:56:00Z" w16du:dateUtc="2026-05-20T12:56:00Z">
        <w:r w:rsidDel="005F16A1">
          <w:delText xml:space="preserve">5.1 </w:delText>
        </w:r>
      </w:del>
      <w:r>
        <w:t>Technology Stack</w:t>
      </w:r>
    </w:p>
    <w:p w14:paraId="09C013EC" w14:textId="77777777" w:rsidR="008D3C17" w:rsidRDefault="00000000" w:rsidP="005A008E">
      <w:pPr>
        <w:pStyle w:val="FirstParagraph"/>
        <w:spacing w:line="360" w:lineRule="auto"/>
      </w:pPr>
      <w:r>
        <w:t>Two languages do the heavy lifting in this codebase. Python 3.11 is where the back end and the machine-learning code live; everything the user actually sees is TypeScript on top of React 19. Behind those, PostgreSQL handles persistence and Docker Compose stitches the local development environment together. The full back-end and front-end stacks are catalogued in Tables 5.1 and 5.2.</w:t>
      </w:r>
    </w:p>
    <w:p w14:paraId="28C8ED92" w14:textId="77777777" w:rsidR="008D3C17" w:rsidRDefault="00000000" w:rsidP="005A008E">
      <w:pPr>
        <w:pStyle w:val="BodyText"/>
        <w:spacing w:line="360" w:lineRule="auto"/>
      </w:pPr>
      <w:r>
        <w:rPr>
          <w:i/>
          <w:iCs/>
        </w:rPr>
        <w:t>Table 5.1: Back-end technology stack</w:t>
      </w:r>
    </w:p>
    <w:tbl>
      <w:tblPr>
        <w:tblStyle w:val="Table"/>
        <w:tblW w:w="5000" w:type="pct"/>
        <w:tblLayout w:type="fixed"/>
        <w:tblLook w:val="0020" w:firstRow="1" w:lastRow="0" w:firstColumn="0" w:lastColumn="0" w:noHBand="0" w:noVBand="0"/>
      </w:tblPr>
      <w:tblGrid>
        <w:gridCol w:w="3120"/>
        <w:gridCol w:w="6240"/>
      </w:tblGrid>
      <w:tr w:rsidR="008D3C17" w14:paraId="6C31C7DC"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2640" w:type="dxa"/>
          </w:tcPr>
          <w:p w14:paraId="3F4ED3A7" w14:textId="77777777" w:rsidR="008D3C17" w:rsidRDefault="00000000" w:rsidP="005A008E">
            <w:pPr>
              <w:pStyle w:val="Compact"/>
              <w:spacing w:line="360" w:lineRule="auto"/>
            </w:pPr>
            <w:r>
              <w:t>Component</w:t>
            </w:r>
          </w:p>
        </w:tc>
        <w:tc>
          <w:tcPr>
            <w:tcW w:w="5280" w:type="dxa"/>
          </w:tcPr>
          <w:p w14:paraId="4E1A90CC" w14:textId="77777777" w:rsidR="008D3C17" w:rsidRDefault="00000000" w:rsidP="005A008E">
            <w:pPr>
              <w:pStyle w:val="Compact"/>
              <w:spacing w:line="360" w:lineRule="auto"/>
            </w:pPr>
            <w:r>
              <w:t>Choice</w:t>
            </w:r>
          </w:p>
        </w:tc>
      </w:tr>
      <w:tr w:rsidR="008D3C17" w14:paraId="27AD6F75" w14:textId="77777777">
        <w:tc>
          <w:tcPr>
            <w:tcW w:w="2640" w:type="dxa"/>
          </w:tcPr>
          <w:p w14:paraId="4CCD3663" w14:textId="77777777" w:rsidR="008D3C17" w:rsidRDefault="00000000" w:rsidP="005A008E">
            <w:pPr>
              <w:pStyle w:val="Compact"/>
              <w:spacing w:line="360" w:lineRule="auto"/>
            </w:pPr>
            <w:r>
              <w:t>Language</w:t>
            </w:r>
          </w:p>
        </w:tc>
        <w:tc>
          <w:tcPr>
            <w:tcW w:w="5280" w:type="dxa"/>
          </w:tcPr>
          <w:p w14:paraId="77AC4A5B" w14:textId="77777777" w:rsidR="008D3C17" w:rsidRDefault="00000000" w:rsidP="005A008E">
            <w:pPr>
              <w:pStyle w:val="Compact"/>
              <w:spacing w:line="360" w:lineRule="auto"/>
            </w:pPr>
            <w:r>
              <w:t>Python 3.11</w:t>
            </w:r>
          </w:p>
        </w:tc>
      </w:tr>
      <w:tr w:rsidR="008D3C17" w14:paraId="672702E7" w14:textId="77777777">
        <w:tc>
          <w:tcPr>
            <w:tcW w:w="2640" w:type="dxa"/>
          </w:tcPr>
          <w:p w14:paraId="4399B2A5" w14:textId="77777777" w:rsidR="008D3C17" w:rsidRDefault="00000000" w:rsidP="005A008E">
            <w:pPr>
              <w:pStyle w:val="Compact"/>
              <w:spacing w:line="360" w:lineRule="auto"/>
            </w:pPr>
            <w:r>
              <w:t>Web framework</w:t>
            </w:r>
          </w:p>
        </w:tc>
        <w:tc>
          <w:tcPr>
            <w:tcW w:w="5280" w:type="dxa"/>
          </w:tcPr>
          <w:p w14:paraId="7A67474B" w14:textId="77777777" w:rsidR="008D3C17" w:rsidRDefault="00000000" w:rsidP="005A008E">
            <w:pPr>
              <w:pStyle w:val="Compact"/>
              <w:spacing w:line="360" w:lineRule="auto"/>
            </w:pPr>
            <w:r>
              <w:t>FastAPI 0.115</w:t>
            </w:r>
          </w:p>
        </w:tc>
      </w:tr>
      <w:tr w:rsidR="008D3C17" w14:paraId="2D8A78BC" w14:textId="77777777">
        <w:tc>
          <w:tcPr>
            <w:tcW w:w="2640" w:type="dxa"/>
          </w:tcPr>
          <w:p w14:paraId="5EA73F18" w14:textId="77777777" w:rsidR="008D3C17" w:rsidRDefault="00000000" w:rsidP="005A008E">
            <w:pPr>
              <w:pStyle w:val="Compact"/>
              <w:spacing w:line="360" w:lineRule="auto"/>
            </w:pPr>
            <w:r>
              <w:t>ASGI server</w:t>
            </w:r>
          </w:p>
        </w:tc>
        <w:tc>
          <w:tcPr>
            <w:tcW w:w="5280" w:type="dxa"/>
          </w:tcPr>
          <w:p w14:paraId="512C5A21" w14:textId="77777777" w:rsidR="008D3C17" w:rsidRDefault="00000000" w:rsidP="005A008E">
            <w:pPr>
              <w:pStyle w:val="Compact"/>
              <w:spacing w:line="360" w:lineRule="auto"/>
            </w:pPr>
            <w:r>
              <w:t>Uvicorn</w:t>
            </w:r>
          </w:p>
        </w:tc>
      </w:tr>
      <w:tr w:rsidR="008D3C17" w14:paraId="31A602F4" w14:textId="77777777">
        <w:tc>
          <w:tcPr>
            <w:tcW w:w="2640" w:type="dxa"/>
          </w:tcPr>
          <w:p w14:paraId="3446887C" w14:textId="77777777" w:rsidR="008D3C17" w:rsidRDefault="00000000" w:rsidP="005A008E">
            <w:pPr>
              <w:pStyle w:val="Compact"/>
              <w:spacing w:line="360" w:lineRule="auto"/>
            </w:pPr>
            <w:r>
              <w:lastRenderedPageBreak/>
              <w:t>Validation</w:t>
            </w:r>
          </w:p>
        </w:tc>
        <w:tc>
          <w:tcPr>
            <w:tcW w:w="5280" w:type="dxa"/>
          </w:tcPr>
          <w:p w14:paraId="10EEBBC4" w14:textId="77777777" w:rsidR="008D3C17" w:rsidRDefault="00000000" w:rsidP="005A008E">
            <w:pPr>
              <w:pStyle w:val="Compact"/>
              <w:spacing w:line="360" w:lineRule="auto"/>
            </w:pPr>
            <w:r>
              <w:t>Pydantic v2</w:t>
            </w:r>
          </w:p>
        </w:tc>
      </w:tr>
      <w:tr w:rsidR="008D3C17" w14:paraId="42368772" w14:textId="77777777">
        <w:tc>
          <w:tcPr>
            <w:tcW w:w="2640" w:type="dxa"/>
          </w:tcPr>
          <w:p w14:paraId="48CC1FAF" w14:textId="77777777" w:rsidR="008D3C17" w:rsidRDefault="00000000" w:rsidP="005A008E">
            <w:pPr>
              <w:pStyle w:val="Compact"/>
              <w:spacing w:line="360" w:lineRule="auto"/>
            </w:pPr>
            <w:r>
              <w:t>ML framework</w:t>
            </w:r>
          </w:p>
        </w:tc>
        <w:tc>
          <w:tcPr>
            <w:tcW w:w="5280" w:type="dxa"/>
          </w:tcPr>
          <w:p w14:paraId="59E85CA2" w14:textId="77777777" w:rsidR="008D3C17" w:rsidRDefault="00000000" w:rsidP="005A008E">
            <w:pPr>
              <w:pStyle w:val="Compact"/>
              <w:spacing w:line="360" w:lineRule="auto"/>
            </w:pPr>
            <w:r>
              <w:t>PyTorch 2.6</w:t>
            </w:r>
          </w:p>
        </w:tc>
      </w:tr>
      <w:tr w:rsidR="008D3C17" w14:paraId="1A2D54DE" w14:textId="77777777">
        <w:tc>
          <w:tcPr>
            <w:tcW w:w="2640" w:type="dxa"/>
          </w:tcPr>
          <w:p w14:paraId="40F6FD07" w14:textId="77777777" w:rsidR="008D3C17" w:rsidRDefault="00000000" w:rsidP="005A008E">
            <w:pPr>
              <w:pStyle w:val="Compact"/>
              <w:spacing w:line="360" w:lineRule="auto"/>
            </w:pPr>
            <w:r>
              <w:t>Pre-trained models</w:t>
            </w:r>
          </w:p>
        </w:tc>
        <w:tc>
          <w:tcPr>
            <w:tcW w:w="5280" w:type="dxa"/>
          </w:tcPr>
          <w:p w14:paraId="5E55BC80" w14:textId="77777777" w:rsidR="008D3C17" w:rsidRDefault="00000000" w:rsidP="005A008E">
            <w:pPr>
              <w:pStyle w:val="Compact"/>
              <w:spacing w:line="360" w:lineRule="auto"/>
            </w:pPr>
            <w:r>
              <w:t>Hugging Face Transformers 4.46</w:t>
            </w:r>
          </w:p>
        </w:tc>
      </w:tr>
      <w:tr w:rsidR="008D3C17" w14:paraId="71BF0AB7" w14:textId="77777777">
        <w:tc>
          <w:tcPr>
            <w:tcW w:w="2640" w:type="dxa"/>
          </w:tcPr>
          <w:p w14:paraId="581D7E5F" w14:textId="77777777" w:rsidR="008D3C17" w:rsidRDefault="00000000" w:rsidP="005A008E">
            <w:pPr>
              <w:pStyle w:val="Compact"/>
              <w:spacing w:line="360" w:lineRule="auto"/>
            </w:pPr>
            <w:r>
              <w:t>Tokenisers</w:t>
            </w:r>
          </w:p>
        </w:tc>
        <w:tc>
          <w:tcPr>
            <w:tcW w:w="5280" w:type="dxa"/>
          </w:tcPr>
          <w:p w14:paraId="7E85E56A" w14:textId="77777777" w:rsidR="008D3C17" w:rsidRDefault="00000000" w:rsidP="005A008E">
            <w:pPr>
              <w:pStyle w:val="Compact"/>
              <w:spacing w:line="360" w:lineRule="auto"/>
            </w:pPr>
            <w:r>
              <w:t>Hugging Face Tokenizers (WordPiece)</w:t>
            </w:r>
          </w:p>
        </w:tc>
      </w:tr>
      <w:tr w:rsidR="008D3C17" w14:paraId="7FD47F95" w14:textId="77777777">
        <w:tc>
          <w:tcPr>
            <w:tcW w:w="2640" w:type="dxa"/>
          </w:tcPr>
          <w:p w14:paraId="490B0E62" w14:textId="77777777" w:rsidR="008D3C17" w:rsidRDefault="00000000" w:rsidP="005A008E">
            <w:pPr>
              <w:pStyle w:val="Compact"/>
              <w:spacing w:line="360" w:lineRule="auto"/>
            </w:pPr>
            <w:r>
              <w:t>ORM</w:t>
            </w:r>
          </w:p>
        </w:tc>
        <w:tc>
          <w:tcPr>
            <w:tcW w:w="5280" w:type="dxa"/>
          </w:tcPr>
          <w:p w14:paraId="4833A1D7" w14:textId="77777777" w:rsidR="008D3C17" w:rsidRDefault="00000000" w:rsidP="005A008E">
            <w:pPr>
              <w:pStyle w:val="Compact"/>
              <w:spacing w:line="360" w:lineRule="auto"/>
            </w:pPr>
            <w:r>
              <w:t>SQLAlchemy 2.0</w:t>
            </w:r>
          </w:p>
        </w:tc>
      </w:tr>
      <w:tr w:rsidR="008D3C17" w14:paraId="6A5DBCA1" w14:textId="77777777">
        <w:tc>
          <w:tcPr>
            <w:tcW w:w="2640" w:type="dxa"/>
          </w:tcPr>
          <w:p w14:paraId="162F661A" w14:textId="77777777" w:rsidR="008D3C17" w:rsidRDefault="00000000" w:rsidP="005A008E">
            <w:pPr>
              <w:pStyle w:val="Compact"/>
              <w:spacing w:line="360" w:lineRule="auto"/>
            </w:pPr>
            <w:r>
              <w:t>Database driver</w:t>
            </w:r>
          </w:p>
        </w:tc>
        <w:tc>
          <w:tcPr>
            <w:tcW w:w="5280" w:type="dxa"/>
          </w:tcPr>
          <w:p w14:paraId="336CA75F" w14:textId="77777777" w:rsidR="008D3C17" w:rsidRDefault="00000000" w:rsidP="005A008E">
            <w:pPr>
              <w:pStyle w:val="Compact"/>
              <w:spacing w:line="360" w:lineRule="auto"/>
            </w:pPr>
            <w:r>
              <w:t>psycopg2</w:t>
            </w:r>
          </w:p>
        </w:tc>
      </w:tr>
      <w:tr w:rsidR="008D3C17" w14:paraId="6E769595" w14:textId="77777777">
        <w:tc>
          <w:tcPr>
            <w:tcW w:w="2640" w:type="dxa"/>
          </w:tcPr>
          <w:p w14:paraId="291A5384" w14:textId="77777777" w:rsidR="008D3C17" w:rsidRDefault="00000000" w:rsidP="005A008E">
            <w:pPr>
              <w:pStyle w:val="Compact"/>
              <w:spacing w:line="360" w:lineRule="auto"/>
            </w:pPr>
            <w:r>
              <w:t>Migration</w:t>
            </w:r>
          </w:p>
        </w:tc>
        <w:tc>
          <w:tcPr>
            <w:tcW w:w="5280" w:type="dxa"/>
          </w:tcPr>
          <w:p w14:paraId="7202BF6C" w14:textId="77777777" w:rsidR="008D3C17" w:rsidRDefault="00000000" w:rsidP="005A008E">
            <w:pPr>
              <w:pStyle w:val="Compact"/>
              <w:spacing w:line="360" w:lineRule="auto"/>
            </w:pPr>
            <w:r>
              <w:t>Alembic (planned, currently DDL via SQLAlchemy)</w:t>
            </w:r>
          </w:p>
        </w:tc>
      </w:tr>
      <w:tr w:rsidR="008D3C17" w14:paraId="0C040A12" w14:textId="77777777">
        <w:tc>
          <w:tcPr>
            <w:tcW w:w="2640" w:type="dxa"/>
          </w:tcPr>
          <w:p w14:paraId="56555F00" w14:textId="77777777" w:rsidR="008D3C17" w:rsidRDefault="00000000" w:rsidP="005A008E">
            <w:pPr>
              <w:pStyle w:val="Compact"/>
              <w:spacing w:line="360" w:lineRule="auto"/>
            </w:pPr>
            <w:r>
              <w:t>WebSocket</w:t>
            </w:r>
          </w:p>
        </w:tc>
        <w:tc>
          <w:tcPr>
            <w:tcW w:w="5280" w:type="dxa"/>
          </w:tcPr>
          <w:p w14:paraId="242A762B" w14:textId="77777777" w:rsidR="008D3C17" w:rsidRDefault="00000000" w:rsidP="005A008E">
            <w:pPr>
              <w:pStyle w:val="Compact"/>
              <w:spacing w:line="360" w:lineRule="auto"/>
            </w:pPr>
            <w:r>
              <w:rPr>
                <w:rStyle w:val="VerbatimChar"/>
              </w:rPr>
              <w:t>fastapi.WebSocket</w:t>
            </w:r>
          </w:p>
        </w:tc>
      </w:tr>
      <w:tr w:rsidR="008D3C17" w14:paraId="2100F5F3" w14:textId="77777777">
        <w:tc>
          <w:tcPr>
            <w:tcW w:w="2640" w:type="dxa"/>
          </w:tcPr>
          <w:p w14:paraId="1202FBBB" w14:textId="77777777" w:rsidR="008D3C17" w:rsidRDefault="00000000" w:rsidP="005A008E">
            <w:pPr>
              <w:pStyle w:val="Compact"/>
              <w:spacing w:line="360" w:lineRule="auto"/>
            </w:pPr>
            <w:r>
              <w:t>Authentication</w:t>
            </w:r>
          </w:p>
        </w:tc>
        <w:tc>
          <w:tcPr>
            <w:tcW w:w="5280" w:type="dxa"/>
          </w:tcPr>
          <w:p w14:paraId="177FE856" w14:textId="77777777" w:rsidR="008D3C17" w:rsidRDefault="00000000" w:rsidP="005A008E">
            <w:pPr>
              <w:pStyle w:val="Compact"/>
              <w:spacing w:line="360" w:lineRule="auto"/>
            </w:pPr>
            <w:r>
              <w:t>JWT (PyJWT)</w:t>
            </w:r>
          </w:p>
        </w:tc>
      </w:tr>
      <w:tr w:rsidR="008D3C17" w14:paraId="5942740D" w14:textId="77777777">
        <w:tc>
          <w:tcPr>
            <w:tcW w:w="2640" w:type="dxa"/>
          </w:tcPr>
          <w:p w14:paraId="3CE8226D" w14:textId="77777777" w:rsidR="008D3C17" w:rsidRDefault="00000000" w:rsidP="005A008E">
            <w:pPr>
              <w:pStyle w:val="Compact"/>
              <w:spacing w:line="360" w:lineRule="auto"/>
            </w:pPr>
            <w:r>
              <w:t>Testing</w:t>
            </w:r>
          </w:p>
        </w:tc>
        <w:tc>
          <w:tcPr>
            <w:tcW w:w="5280" w:type="dxa"/>
          </w:tcPr>
          <w:p w14:paraId="307D7D73" w14:textId="77777777" w:rsidR="008D3C17" w:rsidRDefault="00000000" w:rsidP="005A008E">
            <w:pPr>
              <w:pStyle w:val="Compact"/>
              <w:spacing w:line="360" w:lineRule="auto"/>
            </w:pPr>
            <w:r>
              <w:t>pytest</w:t>
            </w:r>
          </w:p>
        </w:tc>
      </w:tr>
      <w:tr w:rsidR="008D3C17" w14:paraId="7A96F818" w14:textId="77777777">
        <w:tc>
          <w:tcPr>
            <w:tcW w:w="2640" w:type="dxa"/>
          </w:tcPr>
          <w:p w14:paraId="656AF74E" w14:textId="77777777" w:rsidR="008D3C17" w:rsidRDefault="00000000" w:rsidP="005A008E">
            <w:pPr>
              <w:pStyle w:val="Compact"/>
              <w:spacing w:line="360" w:lineRule="auto"/>
            </w:pPr>
            <w:r>
              <w:t>Logging</w:t>
            </w:r>
          </w:p>
        </w:tc>
        <w:tc>
          <w:tcPr>
            <w:tcW w:w="5280" w:type="dxa"/>
          </w:tcPr>
          <w:p w14:paraId="539E4A58" w14:textId="77777777" w:rsidR="008D3C17" w:rsidRDefault="00000000" w:rsidP="005A008E">
            <w:pPr>
              <w:pStyle w:val="Compact"/>
              <w:spacing w:line="360" w:lineRule="auto"/>
            </w:pPr>
            <w:r>
              <w:t xml:space="preserve">Python </w:t>
            </w:r>
            <w:r>
              <w:rPr>
                <w:rStyle w:val="VerbatimChar"/>
              </w:rPr>
              <w:t>logging</w:t>
            </w:r>
            <w:r>
              <w:t xml:space="preserve"> with structured output</w:t>
            </w:r>
          </w:p>
        </w:tc>
      </w:tr>
      <w:tr w:rsidR="008D3C17" w14:paraId="4FDFAFA3" w14:textId="77777777">
        <w:tc>
          <w:tcPr>
            <w:tcW w:w="2640" w:type="dxa"/>
          </w:tcPr>
          <w:p w14:paraId="0CB8A0AA" w14:textId="77777777" w:rsidR="008D3C17" w:rsidRDefault="00000000" w:rsidP="005A008E">
            <w:pPr>
              <w:pStyle w:val="Compact"/>
              <w:spacing w:line="360" w:lineRule="auto"/>
            </w:pPr>
            <w:r>
              <w:t>Containerisation</w:t>
            </w:r>
          </w:p>
        </w:tc>
        <w:tc>
          <w:tcPr>
            <w:tcW w:w="5280" w:type="dxa"/>
          </w:tcPr>
          <w:p w14:paraId="21F85B9F" w14:textId="77777777" w:rsidR="008D3C17" w:rsidRDefault="00000000" w:rsidP="005A008E">
            <w:pPr>
              <w:pStyle w:val="Compact"/>
              <w:spacing w:line="360" w:lineRule="auto"/>
            </w:pPr>
            <w:r>
              <w:t>Docker, Docker Compose</w:t>
            </w:r>
          </w:p>
        </w:tc>
      </w:tr>
    </w:tbl>
    <w:p w14:paraId="5361E7FD" w14:textId="77777777" w:rsidR="008D3C17" w:rsidRDefault="00000000" w:rsidP="005A008E">
      <w:pPr>
        <w:pStyle w:val="BodyText"/>
        <w:spacing w:line="360" w:lineRule="auto"/>
      </w:pPr>
      <w:r>
        <w:rPr>
          <w:i/>
          <w:iCs/>
        </w:rPr>
        <w:t>Table 5.2: Front-end technology stack</w:t>
      </w:r>
    </w:p>
    <w:tbl>
      <w:tblPr>
        <w:tblStyle w:val="Table"/>
        <w:tblW w:w="5000" w:type="pct"/>
        <w:tblLayout w:type="fixed"/>
        <w:tblLook w:val="0020" w:firstRow="1" w:lastRow="0" w:firstColumn="0" w:lastColumn="0" w:noHBand="0" w:noVBand="0"/>
      </w:tblPr>
      <w:tblGrid>
        <w:gridCol w:w="3120"/>
        <w:gridCol w:w="6240"/>
      </w:tblGrid>
      <w:tr w:rsidR="008D3C17" w14:paraId="306DB3AA"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2640" w:type="dxa"/>
          </w:tcPr>
          <w:p w14:paraId="6E0DC4B3" w14:textId="77777777" w:rsidR="008D3C17" w:rsidRDefault="00000000" w:rsidP="005A008E">
            <w:pPr>
              <w:pStyle w:val="Compact"/>
              <w:spacing w:line="360" w:lineRule="auto"/>
            </w:pPr>
            <w:r>
              <w:t>Component</w:t>
            </w:r>
          </w:p>
        </w:tc>
        <w:tc>
          <w:tcPr>
            <w:tcW w:w="5280" w:type="dxa"/>
          </w:tcPr>
          <w:p w14:paraId="21400788" w14:textId="77777777" w:rsidR="008D3C17" w:rsidRDefault="00000000" w:rsidP="005A008E">
            <w:pPr>
              <w:pStyle w:val="Compact"/>
              <w:spacing w:line="360" w:lineRule="auto"/>
            </w:pPr>
            <w:r>
              <w:t>Choice</w:t>
            </w:r>
          </w:p>
        </w:tc>
      </w:tr>
      <w:tr w:rsidR="008D3C17" w14:paraId="3332A09F" w14:textId="77777777">
        <w:tc>
          <w:tcPr>
            <w:tcW w:w="2640" w:type="dxa"/>
          </w:tcPr>
          <w:p w14:paraId="7B9250A1" w14:textId="77777777" w:rsidR="008D3C17" w:rsidRDefault="00000000" w:rsidP="005A008E">
            <w:pPr>
              <w:pStyle w:val="Compact"/>
              <w:spacing w:line="360" w:lineRule="auto"/>
            </w:pPr>
            <w:r>
              <w:t>Language</w:t>
            </w:r>
          </w:p>
        </w:tc>
        <w:tc>
          <w:tcPr>
            <w:tcW w:w="5280" w:type="dxa"/>
          </w:tcPr>
          <w:p w14:paraId="372C2275" w14:textId="77777777" w:rsidR="008D3C17" w:rsidRDefault="00000000" w:rsidP="005A008E">
            <w:pPr>
              <w:pStyle w:val="Compact"/>
              <w:spacing w:line="360" w:lineRule="auto"/>
            </w:pPr>
            <w:r>
              <w:t>TypeScript 5.6</w:t>
            </w:r>
          </w:p>
        </w:tc>
      </w:tr>
      <w:tr w:rsidR="008D3C17" w14:paraId="118BBE4C" w14:textId="77777777">
        <w:tc>
          <w:tcPr>
            <w:tcW w:w="2640" w:type="dxa"/>
          </w:tcPr>
          <w:p w14:paraId="3848BD7E" w14:textId="77777777" w:rsidR="008D3C17" w:rsidRDefault="00000000" w:rsidP="005A008E">
            <w:pPr>
              <w:pStyle w:val="Compact"/>
              <w:spacing w:line="360" w:lineRule="auto"/>
            </w:pPr>
            <w:r>
              <w:t>UI framework</w:t>
            </w:r>
          </w:p>
        </w:tc>
        <w:tc>
          <w:tcPr>
            <w:tcW w:w="5280" w:type="dxa"/>
          </w:tcPr>
          <w:p w14:paraId="599A5A6C" w14:textId="77777777" w:rsidR="008D3C17" w:rsidRDefault="00000000" w:rsidP="005A008E">
            <w:pPr>
              <w:pStyle w:val="Compact"/>
              <w:spacing w:line="360" w:lineRule="auto"/>
            </w:pPr>
            <w:r>
              <w:t>React 19</w:t>
            </w:r>
          </w:p>
        </w:tc>
      </w:tr>
      <w:tr w:rsidR="008D3C17" w14:paraId="7A8933B0" w14:textId="77777777">
        <w:tc>
          <w:tcPr>
            <w:tcW w:w="2640" w:type="dxa"/>
          </w:tcPr>
          <w:p w14:paraId="39103404" w14:textId="77777777" w:rsidR="008D3C17" w:rsidRDefault="00000000" w:rsidP="005A008E">
            <w:pPr>
              <w:pStyle w:val="Compact"/>
              <w:spacing w:line="360" w:lineRule="auto"/>
            </w:pPr>
            <w:r>
              <w:t>Routing</w:t>
            </w:r>
          </w:p>
        </w:tc>
        <w:tc>
          <w:tcPr>
            <w:tcW w:w="5280" w:type="dxa"/>
          </w:tcPr>
          <w:p w14:paraId="3DA83F17" w14:textId="77777777" w:rsidR="008D3C17" w:rsidRDefault="00000000" w:rsidP="005A008E">
            <w:pPr>
              <w:pStyle w:val="Compact"/>
              <w:spacing w:line="360" w:lineRule="auto"/>
            </w:pPr>
            <w:r>
              <w:t>React Router 7</w:t>
            </w:r>
          </w:p>
        </w:tc>
      </w:tr>
      <w:tr w:rsidR="008D3C17" w14:paraId="6BD8C38E" w14:textId="77777777">
        <w:tc>
          <w:tcPr>
            <w:tcW w:w="2640" w:type="dxa"/>
          </w:tcPr>
          <w:p w14:paraId="7C90DB13" w14:textId="77777777" w:rsidR="008D3C17" w:rsidRDefault="00000000" w:rsidP="005A008E">
            <w:pPr>
              <w:pStyle w:val="Compact"/>
              <w:spacing w:line="360" w:lineRule="auto"/>
            </w:pPr>
            <w:r>
              <w:t>Build tooling</w:t>
            </w:r>
          </w:p>
        </w:tc>
        <w:tc>
          <w:tcPr>
            <w:tcW w:w="5280" w:type="dxa"/>
          </w:tcPr>
          <w:p w14:paraId="5C3156B8" w14:textId="77777777" w:rsidR="008D3C17" w:rsidRDefault="00000000" w:rsidP="005A008E">
            <w:pPr>
              <w:pStyle w:val="Compact"/>
              <w:spacing w:line="360" w:lineRule="auto"/>
            </w:pPr>
            <w:r>
              <w:t>Vite</w:t>
            </w:r>
          </w:p>
        </w:tc>
      </w:tr>
      <w:tr w:rsidR="008D3C17" w14:paraId="5FFC0C27" w14:textId="77777777">
        <w:tc>
          <w:tcPr>
            <w:tcW w:w="2640" w:type="dxa"/>
          </w:tcPr>
          <w:p w14:paraId="75D3224F" w14:textId="77777777" w:rsidR="008D3C17" w:rsidRDefault="00000000" w:rsidP="005A008E">
            <w:pPr>
              <w:pStyle w:val="Compact"/>
              <w:spacing w:line="360" w:lineRule="auto"/>
            </w:pPr>
            <w:r>
              <w:t>Styling</w:t>
            </w:r>
          </w:p>
        </w:tc>
        <w:tc>
          <w:tcPr>
            <w:tcW w:w="5280" w:type="dxa"/>
          </w:tcPr>
          <w:p w14:paraId="3FD81720" w14:textId="77777777" w:rsidR="008D3C17" w:rsidRDefault="00000000" w:rsidP="005A008E">
            <w:pPr>
              <w:pStyle w:val="Compact"/>
              <w:spacing w:line="360" w:lineRule="auto"/>
            </w:pPr>
            <w:r>
              <w:t>TailwindCSS + shadcn/ui components</w:t>
            </w:r>
          </w:p>
        </w:tc>
      </w:tr>
      <w:tr w:rsidR="008D3C17" w14:paraId="0F0C158F" w14:textId="77777777">
        <w:tc>
          <w:tcPr>
            <w:tcW w:w="2640" w:type="dxa"/>
          </w:tcPr>
          <w:p w14:paraId="636B12BA" w14:textId="77777777" w:rsidR="008D3C17" w:rsidRDefault="00000000" w:rsidP="005A008E">
            <w:pPr>
              <w:pStyle w:val="Compact"/>
              <w:spacing w:line="360" w:lineRule="auto"/>
            </w:pPr>
            <w:r>
              <w:t>Data fetching</w:t>
            </w:r>
          </w:p>
        </w:tc>
        <w:tc>
          <w:tcPr>
            <w:tcW w:w="5280" w:type="dxa"/>
          </w:tcPr>
          <w:p w14:paraId="1DBA4C41" w14:textId="77777777" w:rsidR="008D3C17" w:rsidRDefault="00000000" w:rsidP="005A008E">
            <w:pPr>
              <w:pStyle w:val="Compact"/>
              <w:spacing w:line="360" w:lineRule="auto"/>
            </w:pPr>
            <w:r>
              <w:t>Native fetch with custom service wrappers</w:t>
            </w:r>
          </w:p>
        </w:tc>
      </w:tr>
      <w:tr w:rsidR="008D3C17" w14:paraId="5E47DBF6" w14:textId="77777777">
        <w:tc>
          <w:tcPr>
            <w:tcW w:w="2640" w:type="dxa"/>
          </w:tcPr>
          <w:p w14:paraId="5DA3CE69" w14:textId="77777777" w:rsidR="008D3C17" w:rsidRDefault="00000000" w:rsidP="005A008E">
            <w:pPr>
              <w:pStyle w:val="Compact"/>
              <w:spacing w:line="360" w:lineRule="auto"/>
            </w:pPr>
            <w:r>
              <w:t>State management</w:t>
            </w:r>
          </w:p>
        </w:tc>
        <w:tc>
          <w:tcPr>
            <w:tcW w:w="5280" w:type="dxa"/>
          </w:tcPr>
          <w:p w14:paraId="70328C93" w14:textId="77777777" w:rsidR="008D3C17" w:rsidRDefault="00000000" w:rsidP="005A008E">
            <w:pPr>
              <w:pStyle w:val="Compact"/>
              <w:spacing w:line="360" w:lineRule="auto"/>
            </w:pPr>
            <w:r>
              <w:t xml:space="preserve">React context and </w:t>
            </w:r>
            <w:r>
              <w:rPr>
                <w:rStyle w:val="VerbatimChar"/>
              </w:rPr>
              <w:t>useReducer</w:t>
            </w:r>
            <w:r>
              <w:t xml:space="preserve"> per feature</w:t>
            </w:r>
          </w:p>
        </w:tc>
      </w:tr>
      <w:tr w:rsidR="008D3C17" w14:paraId="52053AD6" w14:textId="77777777">
        <w:tc>
          <w:tcPr>
            <w:tcW w:w="2640" w:type="dxa"/>
          </w:tcPr>
          <w:p w14:paraId="05CE5040" w14:textId="77777777" w:rsidR="008D3C17" w:rsidRDefault="00000000" w:rsidP="005A008E">
            <w:pPr>
              <w:pStyle w:val="Compact"/>
              <w:spacing w:line="360" w:lineRule="auto"/>
            </w:pPr>
            <w:r>
              <w:t>Charting</w:t>
            </w:r>
          </w:p>
        </w:tc>
        <w:tc>
          <w:tcPr>
            <w:tcW w:w="5280" w:type="dxa"/>
          </w:tcPr>
          <w:p w14:paraId="56E95F98" w14:textId="77777777" w:rsidR="008D3C17" w:rsidRDefault="00000000" w:rsidP="005A008E">
            <w:pPr>
              <w:pStyle w:val="Compact"/>
              <w:spacing w:line="360" w:lineRule="auto"/>
            </w:pPr>
            <w:r>
              <w:t>recharts</w:t>
            </w:r>
          </w:p>
        </w:tc>
      </w:tr>
      <w:tr w:rsidR="008D3C17" w14:paraId="4B6EE589" w14:textId="77777777">
        <w:tc>
          <w:tcPr>
            <w:tcW w:w="2640" w:type="dxa"/>
          </w:tcPr>
          <w:p w14:paraId="2DAEFDCF" w14:textId="77777777" w:rsidR="008D3C17" w:rsidRDefault="00000000" w:rsidP="005A008E">
            <w:pPr>
              <w:pStyle w:val="Compact"/>
              <w:spacing w:line="360" w:lineRule="auto"/>
            </w:pPr>
            <w:r>
              <w:t>Tables and grids</w:t>
            </w:r>
          </w:p>
        </w:tc>
        <w:tc>
          <w:tcPr>
            <w:tcW w:w="5280" w:type="dxa"/>
          </w:tcPr>
          <w:p w14:paraId="2D4BAE6A" w14:textId="77777777" w:rsidR="008D3C17" w:rsidRDefault="00000000" w:rsidP="005A008E">
            <w:pPr>
              <w:pStyle w:val="Compact"/>
              <w:spacing w:line="360" w:lineRule="auto"/>
            </w:pPr>
            <w:r>
              <w:t>TanStack Table</w:t>
            </w:r>
          </w:p>
        </w:tc>
      </w:tr>
      <w:tr w:rsidR="008D3C17" w14:paraId="340EECD1" w14:textId="77777777">
        <w:tc>
          <w:tcPr>
            <w:tcW w:w="2640" w:type="dxa"/>
          </w:tcPr>
          <w:p w14:paraId="7868881E" w14:textId="77777777" w:rsidR="008D3C17" w:rsidRDefault="00000000" w:rsidP="005A008E">
            <w:pPr>
              <w:pStyle w:val="Compact"/>
              <w:spacing w:line="360" w:lineRule="auto"/>
            </w:pPr>
            <w:r>
              <w:lastRenderedPageBreak/>
              <w:t>Type checking</w:t>
            </w:r>
          </w:p>
        </w:tc>
        <w:tc>
          <w:tcPr>
            <w:tcW w:w="5280" w:type="dxa"/>
          </w:tcPr>
          <w:p w14:paraId="5D3ACE73" w14:textId="77777777" w:rsidR="008D3C17" w:rsidRDefault="00000000" w:rsidP="005A008E">
            <w:pPr>
              <w:pStyle w:val="Compact"/>
              <w:spacing w:line="360" w:lineRule="auto"/>
            </w:pPr>
            <w:r>
              <w:t>tsc + react-router typegen</w:t>
            </w:r>
          </w:p>
        </w:tc>
      </w:tr>
    </w:tbl>
    <w:p w14:paraId="3B9FDC00" w14:textId="77777777" w:rsidR="008D3C17" w:rsidRDefault="00000000" w:rsidP="005A008E">
      <w:pPr>
        <w:pStyle w:val="BodyText"/>
        <w:spacing w:line="360" w:lineRule="auto"/>
      </w:pPr>
      <w:r>
        <w:t>A few of these choices deserve a sentence of explanation.</w:t>
      </w:r>
    </w:p>
    <w:p w14:paraId="7EC7D02D" w14:textId="77777777" w:rsidR="008D3C17" w:rsidRDefault="00000000" w:rsidP="005A008E">
      <w:pPr>
        <w:pStyle w:val="BodyText"/>
        <w:spacing w:line="360" w:lineRule="auto"/>
      </w:pPr>
      <w:r w:rsidRPr="00BF3590">
        <w:rPr>
          <w:highlight w:val="yellow"/>
          <w:rPrChange w:id="487" w:author="Accreditation" w:date="2026-05-23T19:22:00Z" w16du:dateUtc="2026-05-23T16:22:00Z">
            <w:rPr/>
          </w:rPrChange>
        </w:rPr>
        <w:t>I</w:t>
      </w:r>
      <w:r>
        <w:t xml:space="preserve"> picked FastAPI for the back-end because the alternative I almost went with — Flask — would have meant hand-writing the OpenAPI document that the front-end’s TypeScript types are generated from. FastAPI gives me that document for free out of the Pydantic models I already had to write for request validation. Async support is a side benefit; the WebSocket route that streams training progress is much cleaner with native async.</w:t>
      </w:r>
    </w:p>
    <w:p w14:paraId="528A48EE" w14:textId="77777777" w:rsidR="008D3C17" w:rsidRDefault="00000000" w:rsidP="005A008E">
      <w:pPr>
        <w:pStyle w:val="BodyText"/>
        <w:spacing w:line="360" w:lineRule="auto"/>
      </w:pPr>
      <w:r>
        <w:t>PyTorch and Hugging Face Transformers were not really a decision. If you are fine-tuning BERT in 2026, that is the stack. The closest alternative is JAX/Flax, which I considered for about an hour before deciding the operational maturity of the PyTorch ecosystem was worth more than any throughput advantage.</w:t>
      </w:r>
    </w:p>
    <w:p w14:paraId="1E1CB299" w14:textId="77777777" w:rsidR="008D3C17" w:rsidRDefault="00000000" w:rsidP="005A008E">
      <w:pPr>
        <w:pStyle w:val="BodyText"/>
        <w:spacing w:line="360" w:lineRule="auto"/>
      </w:pPr>
      <w:r>
        <w:t>SQLAlchemy with PostgreSQL covers the data layer. The choice was between SQLAlchemy and a lighter-weight option like raw psycopg2; once the schema grew past four tables, SQLAlchemy’s relationship modelling and Pydantic-friendly query results paid for the slight learning-curve cost.</w:t>
      </w:r>
    </w:p>
    <w:p w14:paraId="4DFC4CC8" w14:textId="77777777" w:rsidR="008D3C17" w:rsidRDefault="00000000" w:rsidP="005A008E">
      <w:pPr>
        <w:pStyle w:val="BodyText"/>
        <w:spacing w:line="360" w:lineRule="auto"/>
      </w:pPr>
      <w:r>
        <w:t>On the front end, React 19 with React Router 7 was the path of least resistance for someone who has built React applications before. The file-based routing in React Router 7 lined up with the file-system layout I would have produced anyway. TailwindCSS plus shadcn/ui gave me a component library without committing to a heavy design system; the alternative would have been Material UI, which is heavier than what an internal monitoring tool needs. Vite replaced Create React App for the build pipeline because CRA is effectively unmaintained and Vite’s iteration loop is faster.</w:t>
      </w:r>
    </w:p>
    <w:p w14:paraId="631A6D25" w14:textId="7658E9EE" w:rsidR="008D3C17" w:rsidRDefault="00000000">
      <w:pPr>
        <w:pStyle w:val="Heading2"/>
        <w:pPrChange w:id="488" w:author="Accreditation" w:date="2026-05-20T15:56:00Z" w16du:dateUtc="2026-05-20T12:56:00Z">
          <w:pPr>
            <w:pStyle w:val="Heading2"/>
            <w:spacing w:line="360" w:lineRule="auto"/>
          </w:pPr>
        </w:pPrChange>
      </w:pPr>
      <w:bookmarkStart w:id="489" w:name="data-acquisition-and-preprocessing"/>
      <w:bookmarkEnd w:id="485"/>
      <w:del w:id="490" w:author="Accreditation" w:date="2026-05-20T15:56:00Z" w16du:dateUtc="2026-05-20T12:56:00Z">
        <w:r w:rsidDel="005F16A1">
          <w:delText xml:space="preserve">5.2 </w:delText>
        </w:r>
      </w:del>
      <w:r>
        <w:t>Data Acquisition and Preprocessing</w:t>
      </w:r>
    </w:p>
    <w:p w14:paraId="07DA1224" w14:textId="77777777" w:rsidR="008D3C17" w:rsidRDefault="00000000" w:rsidP="005A008E">
      <w:pPr>
        <w:pStyle w:val="FirstParagraph"/>
        <w:spacing w:line="360" w:lineRule="auto"/>
      </w:pPr>
      <w:r>
        <w:t xml:space="preserve">ACLED publishes its data through an open API. I pulled the full African extract — every event coded across the 54 countries since their coverage started — and ended up with </w:t>
      </w:r>
      <w:r>
        <w:lastRenderedPageBreak/>
        <w:t>212,590 records. Anything beyond Africa was filtered out at ingest. The data lives on disk as JSONL; that format predates my project and matches what ACLED’s own export tooling produces.</w:t>
      </w:r>
    </w:p>
    <w:p w14:paraId="53F69F8E" w14:textId="77777777" w:rsidR="008D3C17" w:rsidRDefault="00000000" w:rsidP="005A008E">
      <w:pPr>
        <w:pStyle w:val="BodyText"/>
        <w:spacing w:line="360" w:lineRule="auto"/>
      </w:pPr>
      <w:r>
        <w:t xml:space="preserve">The </w:t>
      </w:r>
      <w:r>
        <w:rPr>
          <w:rStyle w:val="VerbatimChar"/>
        </w:rPr>
        <w:t>pipeline/preprocessing.py</w:t>
      </w:r>
      <w:r>
        <w:t xml:space="preserve"> module turns that raw extract into BIO-tagged training data. The procedure is straightforward enough to lay out as four numbered steps.</w:t>
      </w:r>
    </w:p>
    <w:p w14:paraId="3753F86F" w14:textId="77777777" w:rsidR="008D3C17" w:rsidRDefault="00000000" w:rsidP="005A008E">
      <w:pPr>
        <w:pStyle w:val="Compact"/>
        <w:numPr>
          <w:ilvl w:val="0"/>
          <w:numId w:val="9"/>
        </w:numPr>
        <w:spacing w:line="360" w:lineRule="auto"/>
      </w:pPr>
      <w:r>
        <w:rPr>
          <w:b/>
          <w:bCs/>
        </w:rPr>
        <w:t>Loading.</w:t>
      </w:r>
      <w:r>
        <w:t xml:space="preserve"> Each event is loaded from JSONL, with required fields verified and missing values defaulted.</w:t>
      </w:r>
    </w:p>
    <w:p w14:paraId="2B6E78BE" w14:textId="77777777" w:rsidR="008D3C17" w:rsidRDefault="00000000" w:rsidP="005A008E">
      <w:pPr>
        <w:pStyle w:val="Compact"/>
        <w:numPr>
          <w:ilvl w:val="0"/>
          <w:numId w:val="9"/>
        </w:numPr>
        <w:spacing w:line="360" w:lineRule="auto"/>
      </w:pPr>
      <w:r>
        <w:rPr>
          <w:b/>
          <w:bCs/>
        </w:rPr>
        <w:t>Tokenisation.</w:t>
      </w:r>
      <w:r>
        <w:t xml:space="preserve"> The free-text </w:t>
      </w:r>
      <w:r>
        <w:rPr>
          <w:rStyle w:val="VerbatimChar"/>
        </w:rPr>
        <w:t>notes</w:t>
      </w:r>
      <w:r>
        <w:t xml:space="preserve"> field is tokenised using a regex-based splitter that preserves punctuation and quotation marks but separates them from adjacent tokens.</w:t>
      </w:r>
    </w:p>
    <w:p w14:paraId="481AD043" w14:textId="77777777" w:rsidR="008D3C17" w:rsidRDefault="00000000" w:rsidP="005A008E">
      <w:pPr>
        <w:pStyle w:val="Compact"/>
        <w:numPr>
          <w:ilvl w:val="0"/>
          <w:numId w:val="9"/>
        </w:numPr>
        <w:spacing w:line="360" w:lineRule="auto"/>
      </w:pPr>
      <w:r>
        <w:rPr>
          <w:b/>
          <w:bCs/>
        </w:rPr>
        <w:t>Column-to-entity projection.</w:t>
      </w:r>
      <w:r>
        <w:t xml:space="preserve"> Each structured column (e.g., </w:t>
      </w:r>
      <w:r>
        <w:rPr>
          <w:rStyle w:val="VerbatimChar"/>
        </w:rPr>
        <w:t>actor1</w:t>
      </w:r>
      <w:r>
        <w:t xml:space="preserve">, </w:t>
      </w:r>
      <w:r>
        <w:rPr>
          <w:rStyle w:val="VerbatimChar"/>
        </w:rPr>
        <w:t>location</w:t>
      </w:r>
      <w:r>
        <w:t xml:space="preserve">, </w:t>
      </w:r>
      <w:r>
        <w:rPr>
          <w:rStyle w:val="VerbatimChar"/>
        </w:rPr>
        <w:t>admin1</w:t>
      </w:r>
      <w:r>
        <w:t xml:space="preserve">, </w:t>
      </w:r>
      <w:r>
        <w:rPr>
          <w:rStyle w:val="VerbatimChar"/>
        </w:rPr>
        <w:t>fatalities</w:t>
      </w:r>
      <w:r>
        <w:t xml:space="preserve">) is mapped to its entity type per the table in </w:t>
      </w:r>
      <w:r>
        <w:rPr>
          <w:rStyle w:val="VerbatimChar"/>
        </w:rPr>
        <w:t>pipeline/config.py</w:t>
      </w:r>
      <w:r>
        <w:t xml:space="preserve"> (see Annex A). The corresponding value is located within the tokenised notes via case-insensitive substring matching; matched token positions are tagged with the appropriate BIO label.</w:t>
      </w:r>
    </w:p>
    <w:p w14:paraId="47B47FDE" w14:textId="77777777" w:rsidR="008D3C17" w:rsidRDefault="00000000" w:rsidP="005A008E">
      <w:pPr>
        <w:pStyle w:val="Compact"/>
        <w:numPr>
          <w:ilvl w:val="0"/>
          <w:numId w:val="9"/>
        </w:numPr>
        <w:spacing w:line="360" w:lineRule="auto"/>
      </w:pPr>
      <w:r>
        <w:rPr>
          <w:b/>
          <w:bCs/>
        </w:rPr>
        <w:t>Output.</w:t>
      </w:r>
      <w:r>
        <w:t xml:space="preserve"> Each event is written to JSONL with </w:t>
      </w:r>
      <w:r>
        <w:rPr>
          <w:rStyle w:val="VerbatimChar"/>
        </w:rPr>
        <w:t>tokens</w:t>
      </w:r>
      <w:r>
        <w:t xml:space="preserve">, </w:t>
      </w:r>
      <w:r>
        <w:rPr>
          <w:rStyle w:val="VerbatimChar"/>
        </w:rPr>
        <w:t>labels</w:t>
      </w:r>
      <w:r>
        <w:t xml:space="preserve">, </w:t>
      </w:r>
      <w:r>
        <w:rPr>
          <w:rStyle w:val="VerbatimChar"/>
        </w:rPr>
        <w:t>text</w:t>
      </w:r>
      <w:r>
        <w:t xml:space="preserve">, and </w:t>
      </w:r>
      <w:r>
        <w:rPr>
          <w:rStyle w:val="VerbatimChar"/>
        </w:rPr>
        <w:t>entities</w:t>
      </w:r>
      <w:r>
        <w:t xml:space="preserve"> fields. Train/validation split is 80/20.</w:t>
      </w:r>
    </w:p>
    <w:p w14:paraId="729A4635" w14:textId="77777777" w:rsidR="008D3C17" w:rsidRDefault="00000000" w:rsidP="005A008E">
      <w:pPr>
        <w:pStyle w:val="FirstParagraph"/>
        <w:spacing w:line="360" w:lineRule="auto"/>
      </w:pPr>
      <w:r>
        <w:t>The pre-processed corpus consists of:</w:t>
      </w:r>
    </w:p>
    <w:p w14:paraId="238441F0" w14:textId="77777777" w:rsidR="008D3C17" w:rsidRDefault="00000000" w:rsidP="005A008E">
      <w:pPr>
        <w:pStyle w:val="Compact"/>
        <w:numPr>
          <w:ilvl w:val="0"/>
          <w:numId w:val="10"/>
        </w:numPr>
        <w:spacing w:line="360" w:lineRule="auto"/>
      </w:pPr>
      <w:r>
        <w:t>Train: 170,072 examples</w:t>
      </w:r>
    </w:p>
    <w:p w14:paraId="23E25035" w14:textId="77777777" w:rsidR="008D3C17" w:rsidRDefault="00000000" w:rsidP="005A008E">
      <w:pPr>
        <w:pStyle w:val="Compact"/>
        <w:numPr>
          <w:ilvl w:val="0"/>
          <w:numId w:val="10"/>
        </w:numPr>
        <w:spacing w:line="360" w:lineRule="auto"/>
      </w:pPr>
      <w:r>
        <w:t>Validation: 42,518 examples</w:t>
      </w:r>
    </w:p>
    <w:p w14:paraId="3C2BC7B0" w14:textId="77777777" w:rsidR="008D3C17" w:rsidRDefault="00000000" w:rsidP="005A008E">
      <w:pPr>
        <w:pStyle w:val="Compact"/>
        <w:numPr>
          <w:ilvl w:val="0"/>
          <w:numId w:val="10"/>
        </w:numPr>
        <w:spacing w:line="360" w:lineRule="auto"/>
      </w:pPr>
      <w:r>
        <w:t>Total: 212,590 examples</w:t>
      </w:r>
    </w:p>
    <w:p w14:paraId="76987AE2" w14:textId="77777777" w:rsidR="008D3C17" w:rsidRDefault="00000000" w:rsidP="005A008E">
      <w:pPr>
        <w:pStyle w:val="FirstParagraph"/>
        <w:spacing w:line="360" w:lineRule="auto"/>
      </w:pPr>
      <w:r>
        <w:t>This is the upstream pool from which the diverse subset is sampled in Section 5.3.</w:t>
      </w:r>
    </w:p>
    <w:p w14:paraId="52AF2909" w14:textId="469AE56F" w:rsidR="008D3C17" w:rsidRDefault="00000000">
      <w:pPr>
        <w:pStyle w:val="Heading2"/>
        <w:pPrChange w:id="491" w:author="Accreditation" w:date="2026-05-20T15:56:00Z" w16du:dateUtc="2026-05-20T12:56:00Z">
          <w:pPr>
            <w:pStyle w:val="Heading2"/>
            <w:spacing w:line="360" w:lineRule="auto"/>
          </w:pPr>
        </w:pPrChange>
      </w:pPr>
      <w:bookmarkStart w:id="492" w:name="stratified-sampling-and-augmentation"/>
      <w:bookmarkEnd w:id="489"/>
      <w:del w:id="493" w:author="Accreditation" w:date="2026-05-20T15:56:00Z" w16du:dateUtc="2026-05-20T12:56:00Z">
        <w:r w:rsidDel="005F16A1">
          <w:delText xml:space="preserve">5.3 </w:delText>
        </w:r>
      </w:del>
      <w:r>
        <w:t>Stratified Sampling and Augmentation</w:t>
      </w:r>
    </w:p>
    <w:p w14:paraId="24C61EB4" w14:textId="77777777" w:rsidR="008D3C17" w:rsidRDefault="00000000" w:rsidP="005A008E">
      <w:pPr>
        <w:pStyle w:val="FirstParagraph"/>
        <w:spacing w:line="360" w:lineRule="auto"/>
      </w:pPr>
      <w:r>
        <w:t xml:space="preserve">The </w:t>
      </w:r>
      <w:r>
        <w:rPr>
          <w:rStyle w:val="VerbatimChar"/>
        </w:rPr>
        <w:t>create_training_subset.py</w:t>
      </w:r>
      <w:r>
        <w:t xml:space="preserve"> script implements the stratified diversity sampling described in Section 4.6 and described in Algorithm 4.2.</w:t>
      </w:r>
    </w:p>
    <w:p w14:paraId="5F94B076" w14:textId="77777777" w:rsidR="008D3C17" w:rsidRDefault="00000000" w:rsidP="005A008E">
      <w:pPr>
        <w:pStyle w:val="SourceCode"/>
        <w:spacing w:line="360" w:lineRule="auto"/>
      </w:pPr>
      <w:r>
        <w:rPr>
          <w:rStyle w:val="VerbatimChar"/>
        </w:rPr>
        <w:lastRenderedPageBreak/>
        <w:t>---------------------------------------------------------------</w:t>
      </w:r>
      <w:r>
        <w:br/>
      </w:r>
      <w:r>
        <w:rPr>
          <w:rStyle w:val="VerbatimChar"/>
        </w:rPr>
        <w:t>Input:  Pool P, target size T, rare-entity budget R,</w:t>
      </w:r>
      <w:r>
        <w:br/>
      </w:r>
      <w:r>
        <w:rPr>
          <w:rStyle w:val="VerbatimChar"/>
        </w:rPr>
        <w:t xml:space="preserve">        diversity budget D, rare set Σ = {VICTIM, ACTION, CASUALTIES}</w:t>
      </w:r>
      <w:r>
        <w:br/>
      </w:r>
      <w:r>
        <w:rPr>
          <w:rStyle w:val="VerbatimChar"/>
        </w:rPr>
        <w:t>Output: Selected subset S with |S| = T</w:t>
      </w:r>
      <w:r>
        <w:br/>
      </w:r>
      <w:r>
        <w:rPr>
          <w:rStyle w:val="VerbatimChar"/>
        </w:rPr>
        <w:t>---------------------------------------------------------------</w:t>
      </w:r>
      <w:r>
        <w:br/>
      </w:r>
      <w:r>
        <w:rPr>
          <w:rStyle w:val="VerbatimChar"/>
        </w:rPr>
        <w:t>for each p in P do</w:t>
      </w:r>
      <w:r>
        <w:br/>
      </w:r>
      <w:r>
        <w:rPr>
          <w:rStyle w:val="VerbatimChar"/>
        </w:rPr>
        <w:t xml:space="preserve">    rare_score[p] &lt;- | { e ∈ entities(p) : type(e) ∈ Σ } |</w:t>
      </w:r>
      <w:r>
        <w:br/>
      </w:r>
      <w:r>
        <w:rPr>
          <w:rStyle w:val="VerbatimChar"/>
        </w:rPr>
        <w:t xml:space="preserve">    div_score[p]  &lt;- | distinct( type(e) for e in entities(p) ) |</w:t>
      </w:r>
      <w:r>
        <w:br/>
      </w:r>
      <w:r>
        <w:rPr>
          <w:rStyle w:val="VerbatimChar"/>
        </w:rPr>
        <w:t>end for</w:t>
      </w:r>
      <w:r>
        <w:br/>
      </w:r>
      <w:r>
        <w:rPr>
          <w:rStyle w:val="VerbatimChar"/>
        </w:rPr>
        <w:t>P_rare &lt;- top-R items of P ordered by rare_score desc</w:t>
      </w:r>
      <w:r>
        <w:br/>
      </w:r>
      <w:r>
        <w:rPr>
          <w:rStyle w:val="VerbatimChar"/>
        </w:rPr>
        <w:t>P_div  &lt;- top-D items of ( P \ P_rare ) ordered by div_score desc</w:t>
      </w:r>
      <w:r>
        <w:br/>
      </w:r>
      <w:r>
        <w:rPr>
          <w:rStyle w:val="VerbatimChar"/>
        </w:rPr>
        <w:t>P_rest &lt;- random-sample( P \ (P_rare ∪ P_div), T - R - D )</w:t>
      </w:r>
      <w:r>
        <w:br/>
      </w:r>
      <w:r>
        <w:rPr>
          <w:rStyle w:val="VerbatimChar"/>
        </w:rPr>
        <w:t>S      &lt;- P_rare ∪ P_div ∪ P_rest</w:t>
      </w:r>
      <w:r>
        <w:br/>
      </w:r>
      <w:r>
        <w:rPr>
          <w:rStyle w:val="VerbatimChar"/>
        </w:rPr>
        <w:t>return S</w:t>
      </w:r>
      <w:r>
        <w:br/>
      </w:r>
      <w:r>
        <w:rPr>
          <w:rStyle w:val="VerbatimChar"/>
        </w:rPr>
        <w:t>---------------------------------------------------------------</w:t>
      </w:r>
    </w:p>
    <w:p w14:paraId="66428D3C" w14:textId="77777777" w:rsidR="008D3C17" w:rsidRDefault="00000000" w:rsidP="005A008E">
      <w:pPr>
        <w:pStyle w:val="FirstParagraph"/>
        <w:spacing w:line="360" w:lineRule="auto"/>
      </w:pPr>
      <w:r>
        <w:rPr>
          <w:i/>
          <w:iCs/>
        </w:rPr>
        <w:t>Algorithm 4.2: Stratified diversity sampling for entity coverage</w:t>
      </w:r>
    </w:p>
    <w:p w14:paraId="223125FE" w14:textId="77777777" w:rsidR="008D3C17" w:rsidRDefault="00000000" w:rsidP="005A008E">
      <w:pPr>
        <w:pStyle w:val="BodyText"/>
        <w:spacing w:line="360" w:lineRule="auto"/>
      </w:pPr>
      <w:r>
        <w:t>In the production run, T = 35,000, R = 12,000, D = 11,666, and the random remainder is 11,334. I arrived at those budgets empirically. Earlier runs used a fifty-fifty rare-versus-diverse split and under-recovered the dominant entities; the current split was the first one where the macro and micro F1 numbers moved together.</w:t>
      </w:r>
    </w:p>
    <w:p w14:paraId="528B4A07" w14:textId="77777777" w:rsidR="008D3C17" w:rsidRDefault="00000000" w:rsidP="005A008E">
      <w:pPr>
        <w:pStyle w:val="BodyText"/>
        <w:spacing w:line="360" w:lineRule="auto"/>
      </w:pPr>
      <w:r>
        <w:t xml:space="preserve">Augmentation is implemented in </w:t>
      </w:r>
      <w:r>
        <w:rPr>
          <w:rStyle w:val="VerbatimChar"/>
        </w:rPr>
        <w:t>scripts/augment_training_data.py</w:t>
      </w:r>
      <w:r>
        <w:t xml:space="preserve"> following Algorithm 4.3.</w:t>
      </w:r>
    </w:p>
    <w:p w14:paraId="44A3D6B1" w14:textId="77777777" w:rsidR="008D3C17" w:rsidRDefault="00000000" w:rsidP="005A008E">
      <w:pPr>
        <w:pStyle w:val="SourceCode"/>
        <w:spacing w:line="360" w:lineRule="auto"/>
      </w:pPr>
      <w:r>
        <w:rPr>
          <w:rStyle w:val="VerbatimChar"/>
        </w:rPr>
        <w:t>---------------------------------------------------------------</w:t>
      </w:r>
      <w:r>
        <w:br/>
      </w:r>
      <w:r>
        <w:rPr>
          <w:rStyle w:val="VerbatimChar"/>
        </w:rPr>
        <w:t>Input:  KB groups G, locations L, weapons W, verb lexicons V,</w:t>
      </w:r>
      <w:r>
        <w:br/>
      </w:r>
      <w:r>
        <w:rPr>
          <w:rStyle w:val="VerbatimChar"/>
        </w:rPr>
        <w:t xml:space="preserve">        template list T, augmentation budget N</w:t>
      </w:r>
      <w:r>
        <w:br/>
      </w:r>
      <w:r>
        <w:rPr>
          <w:rStyle w:val="VerbatimChar"/>
        </w:rPr>
        <w:t>Output: Synthetic example list A with |A| = N</w:t>
      </w:r>
      <w:r>
        <w:br/>
      </w:r>
      <w:r>
        <w:rPr>
          <w:rStyle w:val="VerbatimChar"/>
        </w:rPr>
        <w:t>---------------------------------------------------------------</w:t>
      </w:r>
      <w:r>
        <w:br/>
      </w:r>
      <w:r>
        <w:rPr>
          <w:rStyle w:val="VerbatimChar"/>
        </w:rPr>
        <w:t>A &lt;- empty list</w:t>
      </w:r>
      <w:r>
        <w:br/>
      </w:r>
      <w:r>
        <w:rPr>
          <w:rStyle w:val="VerbatimChar"/>
        </w:rPr>
        <w:t>while |A| &lt; N do</w:t>
      </w:r>
      <w:r>
        <w:br/>
      </w:r>
      <w:r>
        <w:rPr>
          <w:rStyle w:val="VerbatimChar"/>
        </w:rPr>
        <w:t xml:space="preserve">    tmpl       &lt;- choose_random(T)</w:t>
      </w:r>
      <w:r>
        <w:br/>
      </w:r>
      <w:r>
        <w:rPr>
          <w:rStyle w:val="VerbatimChar"/>
        </w:rPr>
        <w:lastRenderedPageBreak/>
        <w:t xml:space="preserve">    actor      &lt;- sample compatible group from G for tmpl</w:t>
      </w:r>
      <w:r>
        <w:br/>
      </w:r>
      <w:r>
        <w:rPr>
          <w:rStyle w:val="VerbatimChar"/>
        </w:rPr>
        <w:t xml:space="preserve">    loc        &lt;- sample location from L matching actor.country</w:t>
      </w:r>
      <w:r>
        <w:br/>
      </w:r>
      <w:r>
        <w:rPr>
          <w:rStyle w:val="VerbatimChar"/>
        </w:rPr>
        <w:t xml:space="preserve">    verb       &lt;- sample verb from V[ type(tmpl) ]</w:t>
      </w:r>
      <w:r>
        <w:br/>
      </w:r>
      <w:r>
        <w:rPr>
          <w:rStyle w:val="VerbatimChar"/>
        </w:rPr>
        <w:t xml:space="preserve">    n_k, n_i   &lt;- sample plausible casualty counts</w:t>
      </w:r>
      <w:r>
        <w:br/>
      </w:r>
      <w:r>
        <w:rPr>
          <w:rStyle w:val="VerbatimChar"/>
        </w:rPr>
        <w:t xml:space="preserve">    text       &lt;- render(tmpl, actor, loc, verb, n_k, n_i)</w:t>
      </w:r>
      <w:r>
        <w:br/>
      </w:r>
      <w:r>
        <w:rPr>
          <w:rStyle w:val="VerbatimChar"/>
        </w:rPr>
        <w:t xml:space="preserve">    (tok, lbl) &lt;- tokenize_and_bio_label(text, slots)</w:t>
      </w:r>
      <w:r>
        <w:br/>
      </w:r>
      <w:r>
        <w:rPr>
          <w:rStyle w:val="VerbatimChar"/>
        </w:rPr>
        <w:t xml:space="preserve">    A          &lt;- A ++ [ { tokens: tok, labels: lbl, source: "aug" } ]</w:t>
      </w:r>
      <w:r>
        <w:br/>
      </w:r>
      <w:r>
        <w:rPr>
          <w:rStyle w:val="VerbatimChar"/>
        </w:rPr>
        <w:t>end while</w:t>
      </w:r>
      <w:r>
        <w:br/>
      </w:r>
      <w:r>
        <w:rPr>
          <w:rStyle w:val="VerbatimChar"/>
        </w:rPr>
        <w:t>return A</w:t>
      </w:r>
      <w:r>
        <w:br/>
      </w:r>
      <w:r>
        <w:rPr>
          <w:rStyle w:val="VerbatimChar"/>
        </w:rPr>
        <w:t>---------------------------------------------------------------</w:t>
      </w:r>
    </w:p>
    <w:p w14:paraId="5C703092" w14:textId="77777777" w:rsidR="008D3C17" w:rsidRDefault="00000000" w:rsidP="005A008E">
      <w:pPr>
        <w:pStyle w:val="FirstParagraph"/>
        <w:spacing w:line="360" w:lineRule="auto"/>
      </w:pPr>
      <w:r>
        <w:rPr>
          <w:i/>
          <w:iCs/>
        </w:rPr>
        <w:t>Algorithm 4.3: Template-based augmentation</w:t>
      </w:r>
    </w:p>
    <w:p w14:paraId="57043CEF" w14:textId="77777777" w:rsidR="008D3C17" w:rsidRDefault="00000000" w:rsidP="005A008E">
      <w:pPr>
        <w:pStyle w:val="BodyText"/>
        <w:spacing w:line="360" w:lineRule="auto"/>
      </w:pPr>
      <w:r>
        <w:t>The augmentation budget is 15,000 examples. Combined with the 35,000 sampled examples, the final training corpus is 50,000. I partition it 40,000 / 10,000 into train and validation. That split is conservative — eighty / twenty is on the validation-heavy side of normal practice for token classification, but with rare entities at single-digit percentages I wanted enough validation support for VICTIM and CASUALTIES to give stable F1 numbers per epoch.</w:t>
      </w:r>
    </w:p>
    <w:p w14:paraId="58A28C3E" w14:textId="77777777" w:rsidR="008D3C17" w:rsidRDefault="00000000" w:rsidP="005A008E">
      <w:pPr>
        <w:pStyle w:val="BodyText"/>
        <w:spacing w:line="360" w:lineRule="auto"/>
      </w:pPr>
      <w:r>
        <w:t>Sample verb lexicons cover three template patterns. Location-taking verbs include “attacked”, “raided”, “stormed”, “bombed”, “shelled”. Victim-taking verbs include “killed”, “wounded”, “abducted”, “displaced”. Clash verbs are multi-word phrases like “clashed with”, “exchanged fire with”, “battled”. The full template catalogue is in Annex E.</w:t>
      </w:r>
    </w:p>
    <w:p w14:paraId="6EEB042E" w14:textId="287EAF29" w:rsidR="008D3C17" w:rsidRDefault="00000000">
      <w:pPr>
        <w:pStyle w:val="Heading2"/>
        <w:pPrChange w:id="494" w:author="Accreditation" w:date="2026-05-20T15:56:00Z" w16du:dateUtc="2026-05-20T12:56:00Z">
          <w:pPr>
            <w:pStyle w:val="Heading2"/>
            <w:spacing w:line="360" w:lineRule="auto"/>
          </w:pPr>
        </w:pPrChange>
      </w:pPr>
      <w:bookmarkStart w:id="495" w:name="model-training-implementation"/>
      <w:bookmarkEnd w:id="492"/>
      <w:del w:id="496" w:author="Accreditation" w:date="2026-05-20T15:56:00Z" w16du:dateUtc="2026-05-20T12:56:00Z">
        <w:r w:rsidDel="005F16A1">
          <w:delText xml:space="preserve">5.4 </w:delText>
        </w:r>
      </w:del>
      <w:r>
        <w:t>Model Training Implementation</w:t>
      </w:r>
    </w:p>
    <w:p w14:paraId="490C5ADC" w14:textId="77777777" w:rsidR="008D3C17" w:rsidRDefault="00000000" w:rsidP="005A008E">
      <w:pPr>
        <w:pStyle w:val="FirstParagraph"/>
        <w:spacing w:line="360" w:lineRule="auto"/>
      </w:pPr>
      <w:r>
        <w:t xml:space="preserve">The trainer lives in </w:t>
      </w:r>
      <w:r>
        <w:rPr>
          <w:rStyle w:val="VerbatimChar"/>
        </w:rPr>
        <w:t>pipeline/training.py</w:t>
      </w:r>
      <w:r>
        <w:t xml:space="preserve">, organised around a single </w:t>
      </w:r>
      <w:r>
        <w:rPr>
          <w:rStyle w:val="VerbatimChar"/>
        </w:rPr>
        <w:t>ViolentEventNER</w:t>
      </w:r>
      <w:r>
        <w:t xml:space="preserve"> class that owns the Hugging Face model, the tokenizer, the dataset wrappers, and the training loop. I considered splitting these into separate modules — model, dataset, trainer — but in practice the loop reads everything from the config and the indirection of crossing module boundaries on every step was not worth it for the scale this thesis operates at.</w:t>
      </w:r>
    </w:p>
    <w:p w14:paraId="7A069764" w14:textId="77777777" w:rsidR="008D3C17" w:rsidRDefault="00000000" w:rsidP="005A008E">
      <w:pPr>
        <w:pStyle w:val="BodyText"/>
        <w:spacing w:line="360" w:lineRule="auto"/>
      </w:pPr>
      <w:r>
        <w:lastRenderedPageBreak/>
        <w:t xml:space="preserve">The constructor takes a </w:t>
      </w:r>
      <w:r>
        <w:rPr>
          <w:rStyle w:val="VerbatimChar"/>
        </w:rPr>
        <w:t>ModelConfig</w:t>
      </w:r>
      <w:r>
        <w:t xml:space="preserve"> dataclass holding every hyperparameter listed in Table 4.5. Device selection runs in order: prefer Apple Silicon GPU (MPS) if available, fall back to CUDA, then CPU. The order reflects the hardware I actually used — the workstation I trained on is an Apple M-series laptop with 64 GB unified memory — and the fallback exists because the training script also needs to run on a CUDA box for occasional sanity checks. </w:t>
      </w:r>
      <w:r>
        <w:rPr>
          <w:rStyle w:val="VerbatimChar"/>
        </w:rPr>
        <w:t>load_model</w:t>
      </w:r>
      <w:r>
        <w:t xml:space="preserve"> instantiates </w:t>
      </w:r>
      <w:r>
        <w:rPr>
          <w:rStyle w:val="VerbatimChar"/>
        </w:rPr>
        <w:t>AutoTokenizer.from_pretrained</w:t>
      </w:r>
      <w:r>
        <w:t xml:space="preserve"> and </w:t>
      </w:r>
      <w:r>
        <w:rPr>
          <w:rStyle w:val="VerbatimChar"/>
        </w:rPr>
        <w:t>AutoModelForTokenClassification.from_pretrained</w:t>
      </w:r>
      <w:r>
        <w:t xml:space="preserve"> for </w:t>
      </w:r>
      <w:r>
        <w:rPr>
          <w:rStyle w:val="VerbatimChar"/>
        </w:rPr>
        <w:t>bert-base-cased</w:t>
      </w:r>
      <w:r>
        <w:t>, sets up the 17-label classification head, and moves the model to the selected device.</w:t>
      </w:r>
    </w:p>
    <w:p w14:paraId="69EABFA0" w14:textId="77777777" w:rsidR="008D3C17" w:rsidRDefault="00000000" w:rsidP="005A008E">
      <w:pPr>
        <w:pStyle w:val="BodyText"/>
        <w:spacing w:line="360" w:lineRule="auto"/>
      </w:pPr>
      <w:r>
        <w:t xml:space="preserve">Data flows through an </w:t>
      </w:r>
      <w:r>
        <w:rPr>
          <w:rStyle w:val="VerbatimChar"/>
        </w:rPr>
        <w:t>NERDataset</w:t>
      </w:r>
      <w:r>
        <w:t xml:space="preserve"> class extending </w:t>
      </w:r>
      <w:r>
        <w:rPr>
          <w:rStyle w:val="VerbatimChar"/>
        </w:rPr>
        <w:t>torch.utils.data.Dataset</w:t>
      </w:r>
      <w:r>
        <w:t xml:space="preserve">. </w:t>
      </w:r>
      <w:r>
        <w:rPr>
          <w:rStyle w:val="VerbatimChar"/>
        </w:rPr>
        <w:t>__getitem__</w:t>
      </w:r>
      <w:r>
        <w:t xml:space="preserve"> runs the tokenizer with </w:t>
      </w:r>
      <w:r>
        <w:rPr>
          <w:rStyle w:val="VerbatimChar"/>
        </w:rPr>
        <w:t>is_split_into_words=True</w:t>
      </w:r>
      <w:r>
        <w:t xml:space="preserve">, pulls out the </w:t>
      </w:r>
      <w:r>
        <w:rPr>
          <w:rStyle w:val="VerbatimChar"/>
        </w:rPr>
        <w:t>word_ids</w:t>
      </w:r>
      <w:r>
        <w:t>, and applies the sub-word alignment from Algorithm 4.1. Special tokens get label -100, which PyTorch’s default cross entropy ignores; the custom focal loss respects the same convention.</w:t>
      </w:r>
    </w:p>
    <w:p w14:paraId="6DC65755" w14:textId="77777777" w:rsidR="008D3C17" w:rsidRDefault="00000000" w:rsidP="005A008E">
      <w:pPr>
        <w:pStyle w:val="BodyText"/>
        <w:spacing w:line="360" w:lineRule="auto"/>
      </w:pPr>
      <w:r>
        <w:t xml:space="preserve">The training loop is conventional: forward-backward on the training set, no-grad validation at the end of each epoch, gradient clipping at L2 norm 1.0, linear warm-up for the first </w:t>
      </w:r>
      <w:r>
        <w:rPr>
          <w:rStyle w:val="VerbatimChar"/>
        </w:rPr>
        <w:t>warmup_steps</w:t>
      </w:r>
      <w:r>
        <w:t xml:space="preserve"> optimisation steps, ReduceLROnPlateau scheduling after warm-up (factor 0.5, patience 2 epochs). Early stopping is just a running count of epochs since the last improvement in validation loss; when the count hits the patience threshold the loop exits and the best checkpoint is restored from </w:t>
      </w:r>
      <w:r>
        <w:rPr>
          <w:rStyle w:val="VerbatimChar"/>
        </w:rPr>
        <w:t>best/</w:t>
      </w:r>
      <w:r>
        <w:t>.</w:t>
      </w:r>
    </w:p>
    <w:p w14:paraId="6D113B88" w14:textId="77777777" w:rsidR="008D3C17" w:rsidRDefault="00000000" w:rsidP="005A008E">
      <w:pPr>
        <w:pStyle w:val="BodyText"/>
        <w:spacing w:line="360" w:lineRule="auto"/>
      </w:pPr>
      <w:r>
        <w:t xml:space="preserve">There is one feature worth highlighting because it saved me time repeatedly during development: the resume path. </w:t>
      </w:r>
      <w:r>
        <w:rPr>
          <w:rStyle w:val="VerbatimChar"/>
        </w:rPr>
        <w:t>resume_training</w:t>
      </w:r>
      <w:r>
        <w:t xml:space="preserve"> reads the </w:t>
      </w:r>
      <w:r>
        <w:rPr>
          <w:rStyle w:val="VerbatimChar"/>
        </w:rPr>
        <w:t>training_config.json</w:t>
      </w:r>
      <w:r>
        <w:t xml:space="preserve"> from any prior run, locates the last epoch folder, and re-enters the loop at the appropriate epoch. Combined with the </w:t>
      </w:r>
      <w:r>
        <w:rPr>
          <w:rStyle w:val="VerbatimChar"/>
        </w:rPr>
        <w:t>--extend-epochs</w:t>
      </w:r>
      <w:r>
        <w:t xml:space="preserve"> flag (which increments the total epoch count of a completed run), it means I never had to restart training from scratch after a power cycle or after deciding mid-training that I wanted to push the run further.</w:t>
      </w:r>
    </w:p>
    <w:p w14:paraId="4925C0B9" w14:textId="09D2C345" w:rsidR="008D3C17" w:rsidRDefault="00000000">
      <w:pPr>
        <w:pStyle w:val="Heading2"/>
        <w:pPrChange w:id="497" w:author="Accreditation" w:date="2026-05-20T15:57:00Z" w16du:dateUtc="2026-05-20T12:57:00Z">
          <w:pPr>
            <w:pStyle w:val="Heading2"/>
            <w:spacing w:line="360" w:lineRule="auto"/>
          </w:pPr>
        </w:pPrChange>
      </w:pPr>
      <w:bookmarkStart w:id="498" w:name="focal-loss-and-class-weighting"/>
      <w:bookmarkEnd w:id="495"/>
      <w:del w:id="499" w:author="Accreditation" w:date="2026-05-20T15:57:00Z" w16du:dateUtc="2026-05-20T12:57:00Z">
        <w:r w:rsidDel="005F16A1">
          <w:lastRenderedPageBreak/>
          <w:delText xml:space="preserve">5.5 </w:delText>
        </w:r>
      </w:del>
      <w:r>
        <w:t>Focal Loss and Class Weighting</w:t>
      </w:r>
    </w:p>
    <w:p w14:paraId="485F5DD6" w14:textId="19CAC116" w:rsidR="008D3C17" w:rsidRDefault="00000000" w:rsidP="005A008E">
      <w:pPr>
        <w:pStyle w:val="FirstParagraph"/>
        <w:spacing w:line="360" w:lineRule="auto"/>
      </w:pPr>
      <w:r>
        <w:rPr>
          <w:rStyle w:val="VerbatimChar"/>
        </w:rPr>
        <w:t>pipeline/loss.py</w:t>
      </w:r>
      <w:r>
        <w:t xml:space="preserve"> holds the custom loss code. Two classes live there: </w:t>
      </w:r>
      <w:r>
        <w:rPr>
          <w:rStyle w:val="VerbatimChar"/>
        </w:rPr>
        <w:t>FocalLoss</w:t>
      </w:r>
      <w:r>
        <w:t xml:space="preserve">, which extends </w:t>
      </w:r>
      <w:r>
        <w:rPr>
          <w:rStyle w:val="VerbatimChar"/>
        </w:rPr>
        <w:t>torch.nn.Module</w:t>
      </w:r>
      <w:r>
        <w:t xml:space="preserve"> and implements Algorithm 4.4, and </w:t>
      </w:r>
      <w:r>
        <w:rPr>
          <w:rStyle w:val="VerbatimChar"/>
        </w:rPr>
        <w:t>ClassWeightedCrossEntropy</w:t>
      </w:r>
      <w:r>
        <w:t xml:space="preserve">, a simpler weighted cross-entropy used as the ablation baseline in </w:t>
      </w:r>
      <w:del w:id="500" w:author="Accreditation" w:date="2026-05-20T15:46:00Z" w16du:dateUtc="2026-05-20T12:46:00Z">
        <w:r w:rsidDel="00C22A33">
          <w:delText>§</w:delText>
        </w:r>
      </w:del>
      <w:ins w:id="501" w:author="Accreditation" w:date="2026-05-20T15:46:00Z" w16du:dateUtc="2026-05-20T12:46:00Z">
        <w:r w:rsidR="00C22A33">
          <w:t xml:space="preserve">Section </w:t>
        </w:r>
      </w:ins>
      <w:r>
        <w:t>6.6.</w:t>
      </w:r>
    </w:p>
    <w:p w14:paraId="0D9FB269" w14:textId="77777777" w:rsidR="008D3C17" w:rsidRDefault="00000000" w:rsidP="005A008E">
      <w:pPr>
        <w:pStyle w:val="BodyText"/>
        <w:spacing w:line="360" w:lineRule="auto"/>
      </w:pPr>
      <w:r>
        <w:t xml:space="preserve">A few implementation choices in </w:t>
      </w:r>
      <w:r>
        <w:rPr>
          <w:rStyle w:val="VerbatimChar"/>
        </w:rPr>
        <w:t>FocalLoss</w:t>
      </w:r>
      <w:r>
        <w:t xml:space="preserve"> are worth flagging. Logits arrive shaped </w:t>
      </w:r>
      <w:r>
        <w:rPr>
          <w:rStyle w:val="VerbatimChar"/>
        </w:rPr>
        <w:t>[N, C]</w:t>
      </w:r>
      <w:r>
        <w:t xml:space="preserve"> and targets shaped </w:t>
      </w:r>
      <w:r>
        <w:rPr>
          <w:rStyle w:val="VerbatimChar"/>
        </w:rPr>
        <w:t>[N]</w:t>
      </w:r>
      <w:r>
        <w:t xml:space="preserve">; both get flattened before any softmax, because PyTorch’s </w:t>
      </w:r>
      <w:r>
        <w:rPr>
          <w:rStyle w:val="VerbatimChar"/>
        </w:rPr>
        <w:t>log_softmax</w:t>
      </w:r>
      <w:r>
        <w:t xml:space="preserve"> is faster on contiguous 2D tensors and the per-token granularity is all we need for token classification. Ignored positions (</w:t>
      </w:r>
      <w:r>
        <w:rPr>
          <w:rStyle w:val="VerbatimChar"/>
        </w:rPr>
        <w:t>target == -100</w:t>
      </w:r>
      <w:r>
        <w:t>) are masked before the softmax computation rather than after, which keeps the loss numerically stable when there are many padding tokens in a batch. Label smoothing, if turned on, is applied to the target distribution and the focal modulating factor still applies to the smoothed targets — that is, the focal term respects the smoothed label, not the original one-hot. Per-class weights are passed in as a 1D tensor on the same device as the logits and picked up by index.</w:t>
      </w:r>
    </w:p>
    <w:p w14:paraId="428C2D8D" w14:textId="77777777" w:rsidR="008D3C17" w:rsidRDefault="00000000" w:rsidP="005A008E">
      <w:pPr>
        <w:pStyle w:val="BodyText"/>
        <w:spacing w:line="360" w:lineRule="auto"/>
      </w:pPr>
      <w:r>
        <w:t xml:space="preserve">Class weights are computed once at the start of training by </w:t>
      </w:r>
      <w:r>
        <w:rPr>
          <w:rStyle w:val="VerbatimChar"/>
        </w:rPr>
        <w:t>compute_class_weights</w:t>
      </w:r>
      <w:r>
        <w:t>, which takes a label-count dictionary and returns inverse-frequency weights:</w:t>
      </w:r>
    </w:p>
    <w:p w14:paraId="16BC5809" w14:textId="77777777" w:rsidR="008D3C17" w:rsidRDefault="00000000" w:rsidP="005A008E">
      <w:pPr>
        <w:pStyle w:val="SourceCode"/>
        <w:spacing w:line="360" w:lineRule="auto"/>
      </w:pPr>
      <w:r>
        <w:rPr>
          <w:rStyle w:val="VerbatimChar"/>
        </w:rPr>
        <w:t>w_c = T / (C * max(f_c, 1))</w:t>
      </w:r>
    </w:p>
    <w:p w14:paraId="528A14A1" w14:textId="77777777" w:rsidR="008D3C17" w:rsidRDefault="00000000" w:rsidP="005A008E">
      <w:pPr>
        <w:pStyle w:val="FirstParagraph"/>
        <w:spacing w:line="360" w:lineRule="auto"/>
      </w:pPr>
      <w:r>
        <w:t xml:space="preserve">where T is the total token count over the training set, C is the number of classes, and </w:t>
      </w:r>
      <w:r>
        <w:rPr>
          <w:rStyle w:val="VerbatimChar"/>
        </w:rPr>
        <w:t>f_c</w:t>
      </w:r>
      <w:r>
        <w:t xml:space="preserve"> is the count of class c (clipped to a minimum of 1 to avoid division by zero on classes that happen to be absent from a particular fold). The training script logs the resulting O-class weight alongside the minimum and maximum weights, so the weighting is visible in the run log; Annex E reproduces the distribution and the derived weights for the production run.</w:t>
      </w:r>
    </w:p>
    <w:p w14:paraId="164649A5" w14:textId="3FF3E54A" w:rsidR="008D3C17" w:rsidRDefault="00000000">
      <w:pPr>
        <w:pStyle w:val="Heading2"/>
        <w:pPrChange w:id="502" w:author="Accreditation" w:date="2026-05-20T15:57:00Z" w16du:dateUtc="2026-05-20T12:57:00Z">
          <w:pPr>
            <w:pStyle w:val="Heading2"/>
            <w:spacing w:line="360" w:lineRule="auto"/>
          </w:pPr>
        </w:pPrChange>
      </w:pPr>
      <w:bookmarkStart w:id="503" w:name="backend-services-and-api"/>
      <w:bookmarkEnd w:id="498"/>
      <w:del w:id="504" w:author="Accreditation" w:date="2026-05-20T15:57:00Z" w16du:dateUtc="2026-05-20T12:57:00Z">
        <w:r w:rsidDel="005F16A1">
          <w:delText xml:space="preserve">5.6 </w:delText>
        </w:r>
      </w:del>
      <w:r>
        <w:t>Backend Services and API</w:t>
      </w:r>
    </w:p>
    <w:p w14:paraId="2183FAA9" w14:textId="77777777" w:rsidR="008D3C17" w:rsidRDefault="00000000" w:rsidP="005A008E">
      <w:pPr>
        <w:pStyle w:val="FirstParagraph"/>
        <w:spacing w:line="360" w:lineRule="auto"/>
      </w:pPr>
      <w:r>
        <w:t xml:space="preserve">The back-end is implemented in </w:t>
      </w:r>
      <w:r>
        <w:rPr>
          <w:rStyle w:val="VerbatimChar"/>
        </w:rPr>
        <w:t>backend/main.py</w:t>
      </w:r>
      <w:r>
        <w:t xml:space="preserve"> with route handlers organised under </w:t>
      </w:r>
      <w:r>
        <w:rPr>
          <w:rStyle w:val="VerbatimChar"/>
        </w:rPr>
        <w:t>backend/api/</w:t>
      </w:r>
      <w:r>
        <w:t>. Figure 5.1 sketches the module organisation.</w:t>
      </w:r>
    </w:p>
    <w:p w14:paraId="5F33F651" w14:textId="77777777" w:rsidR="008D3C17" w:rsidRDefault="00000000" w:rsidP="005A008E">
      <w:pPr>
        <w:pStyle w:val="SourceCode"/>
        <w:spacing w:line="360" w:lineRule="auto"/>
      </w:pPr>
      <w:r>
        <w:rPr>
          <w:rStyle w:val="VerbatimChar"/>
        </w:rPr>
        <w:lastRenderedPageBreak/>
        <w:t>backend/</w:t>
      </w:r>
      <w:r>
        <w:br/>
      </w:r>
      <w:r>
        <w:rPr>
          <w:rStyle w:val="VerbatimChar"/>
        </w:rPr>
        <w:t xml:space="preserve">  main.py                       FastAPI app, lifespan, CORS, error handler</w:t>
      </w:r>
      <w:r>
        <w:br/>
      </w:r>
      <w:r>
        <w:rPr>
          <w:rStyle w:val="VerbatimChar"/>
        </w:rPr>
        <w:t xml:space="preserve">  config.py                     Settings (Pydantic BaseSettings)</w:t>
      </w:r>
      <w:r>
        <w:br/>
      </w:r>
      <w:r>
        <w:rPr>
          <w:rStyle w:val="VerbatimChar"/>
        </w:rPr>
        <w:t xml:space="preserve">  api/</w:t>
      </w:r>
      <w:r>
        <w:br/>
      </w:r>
      <w:r>
        <w:rPr>
          <w:rStyle w:val="VerbatimChar"/>
        </w:rPr>
        <w:t xml:space="preserve">    auth/router.py              login, register, demo user provisioning</w:t>
      </w:r>
      <w:r>
        <w:br/>
      </w:r>
      <w:r>
        <w:rPr>
          <w:rStyle w:val="VerbatimChar"/>
        </w:rPr>
        <w:t xml:space="preserve">    training/</w:t>
      </w:r>
      <w:r>
        <w:br/>
      </w:r>
      <w:r>
        <w:rPr>
          <w:rStyle w:val="VerbatimChar"/>
        </w:rPr>
        <w:t xml:space="preserve">      router.py                 start/stop/list training jobs</w:t>
      </w:r>
      <w:r>
        <w:br/>
      </w:r>
      <w:r>
        <w:rPr>
          <w:rStyle w:val="VerbatimChar"/>
        </w:rPr>
        <w:t xml:space="preserve">      checkpoint.py             list, load, delete checkpoints</w:t>
      </w:r>
      <w:r>
        <w:br/>
      </w:r>
      <w:r>
        <w:rPr>
          <w:rStyle w:val="VerbatimChar"/>
        </w:rPr>
        <w:t xml:space="preserve">      data.py                   upload and inspect training data</w:t>
      </w:r>
      <w:r>
        <w:br/>
      </w:r>
      <w:r>
        <w:rPr>
          <w:rStyle w:val="VerbatimChar"/>
        </w:rPr>
        <w:t xml:space="preserve">      evaluation.py             post-training evaluation</w:t>
      </w:r>
      <w:r>
        <w:br/>
      </w:r>
      <w:r>
        <w:rPr>
          <w:rStyle w:val="VerbatimChar"/>
        </w:rPr>
        <w:t xml:space="preserve">    inference/router.py         /api/inference endpoints</w:t>
      </w:r>
      <w:r>
        <w:br/>
      </w:r>
      <w:r>
        <w:rPr>
          <w:rStyle w:val="VerbatimChar"/>
        </w:rPr>
        <w:t xml:space="preserve">    events/router.py            /api/events CRUD and search</w:t>
      </w:r>
      <w:r>
        <w:br/>
      </w:r>
      <w:r>
        <w:rPr>
          <w:rStyle w:val="VerbatimChar"/>
        </w:rPr>
        <w:t xml:space="preserve">    analytics/router.py         /api/analytics aggregations</w:t>
      </w:r>
      <w:r>
        <w:br/>
      </w:r>
      <w:r>
        <w:rPr>
          <w:rStyle w:val="VerbatimChar"/>
        </w:rPr>
        <w:t xml:space="preserve">    kb/</w:t>
      </w:r>
      <w:r>
        <w:br/>
      </w:r>
      <w:r>
        <w:rPr>
          <w:rStyle w:val="VerbatimChar"/>
        </w:rPr>
        <w:t xml:space="preserve">      actors.py                 /api/kb/actors</w:t>
      </w:r>
      <w:r>
        <w:br/>
      </w:r>
      <w:r>
        <w:rPr>
          <w:rStyle w:val="VerbatimChar"/>
        </w:rPr>
        <w:t xml:space="preserve">      locations.py              /api/kb/locations</w:t>
      </w:r>
      <w:r>
        <w:br/>
      </w:r>
      <w:r>
        <w:rPr>
          <w:rStyle w:val="VerbatimChar"/>
        </w:rPr>
        <w:t xml:space="preserve">      taxonomies.py             /api/kb/taxonomies</w:t>
      </w:r>
      <w:r>
        <w:br/>
      </w:r>
      <w:r>
        <w:rPr>
          <w:rStyle w:val="VerbatimChar"/>
        </w:rPr>
        <w:t xml:space="preserve">    system/router.py            /api/system health, version, config</w:t>
      </w:r>
      <w:r>
        <w:br/>
      </w:r>
      <w:r>
        <w:rPr>
          <w:rStyle w:val="VerbatimChar"/>
        </w:rPr>
        <w:t xml:space="preserve">    history/router.py           /api/history recent activity</w:t>
      </w:r>
      <w:r>
        <w:br/>
      </w:r>
      <w:r>
        <w:rPr>
          <w:rStyle w:val="VerbatimChar"/>
        </w:rPr>
        <w:t xml:space="preserve">    websocket.py                /ws/training streaming progress</w:t>
      </w:r>
      <w:r>
        <w:br/>
      </w:r>
      <w:r>
        <w:rPr>
          <w:rStyle w:val="VerbatimChar"/>
        </w:rPr>
        <w:t xml:space="preserve">  services/</w:t>
      </w:r>
      <w:r>
        <w:br/>
      </w:r>
      <w:r>
        <w:rPr>
          <w:rStyle w:val="VerbatimChar"/>
        </w:rPr>
        <w:t xml:space="preserve">    ner.py                      NERService (model loading, inference, 5W1H)</w:t>
      </w:r>
      <w:r>
        <w:br/>
      </w:r>
      <w:r>
        <w:rPr>
          <w:rStyle w:val="VerbatimChar"/>
        </w:rPr>
        <w:t xml:space="preserve">    training.py                 TrainingService (async job manager)</w:t>
      </w:r>
      <w:r>
        <w:br/>
      </w:r>
      <w:r>
        <w:rPr>
          <w:rStyle w:val="VerbatimChar"/>
        </w:rPr>
        <w:t xml:space="preserve">    evaluation.py               metric computation</w:t>
      </w:r>
      <w:r>
        <w:br/>
      </w:r>
      <w:r>
        <w:rPr>
          <w:rStyle w:val="VerbatimChar"/>
        </w:rPr>
        <w:t xml:space="preserve">  pipeline/</w:t>
      </w:r>
      <w:r>
        <w:br/>
      </w:r>
      <w:r>
        <w:rPr>
          <w:rStyle w:val="VerbatimChar"/>
        </w:rPr>
        <w:t xml:space="preserve">    training.py                 ViolentEventNER (Section 5.4)</w:t>
      </w:r>
      <w:r>
        <w:br/>
      </w:r>
      <w:r>
        <w:rPr>
          <w:rStyle w:val="VerbatimChar"/>
        </w:rPr>
        <w:t xml:space="preserve">    loss.py                     FocalLoss, ClassWeightedCrossEntropy</w:t>
      </w:r>
      <w:r>
        <w:br/>
      </w:r>
      <w:r>
        <w:rPr>
          <w:rStyle w:val="VerbatimChar"/>
        </w:rPr>
        <w:t xml:space="preserve">    config.py                   LabelConfigs, ModelConfig</w:t>
      </w:r>
      <w:r>
        <w:br/>
      </w:r>
      <w:r>
        <w:rPr>
          <w:rStyle w:val="VerbatimChar"/>
        </w:rPr>
        <w:t xml:space="preserve">    segmentation.py             multi-event splitting</w:t>
      </w:r>
      <w:r>
        <w:br/>
      </w:r>
      <w:r>
        <w:rPr>
          <w:rStyle w:val="VerbatimChar"/>
        </w:rPr>
        <w:t xml:space="preserve">    kb.py                       KB data and lookups</w:t>
      </w:r>
      <w:r>
        <w:br/>
      </w:r>
      <w:r>
        <w:rPr>
          <w:rStyle w:val="VerbatimChar"/>
        </w:rPr>
        <w:t xml:space="preserve">    validator.py                NER output validation against KB</w:t>
      </w:r>
      <w:r>
        <w:br/>
      </w:r>
      <w:r>
        <w:rPr>
          <w:rStyle w:val="VerbatimChar"/>
        </w:rPr>
        <w:t xml:space="preserve">  database/</w:t>
      </w:r>
      <w:r>
        <w:br/>
      </w:r>
      <w:r>
        <w:rPr>
          <w:rStyle w:val="VerbatimChar"/>
        </w:rPr>
        <w:t xml:space="preserve">    connection.py               engine creation, session management</w:t>
      </w:r>
      <w:r>
        <w:br/>
      </w:r>
      <w:r>
        <w:rPr>
          <w:rStyle w:val="VerbatimChar"/>
        </w:rPr>
        <w:lastRenderedPageBreak/>
        <w:t xml:space="preserve">    models/                     SQLAlchemy ORM models</w:t>
      </w:r>
      <w:r>
        <w:br/>
      </w:r>
      <w:r>
        <w:rPr>
          <w:rStyle w:val="VerbatimChar"/>
        </w:rPr>
        <w:t xml:space="preserve">    init/                       DDL bootstrap</w:t>
      </w:r>
    </w:p>
    <w:p w14:paraId="677D61DB" w14:textId="77777777" w:rsidR="008D3C17" w:rsidRDefault="00000000" w:rsidP="005A008E">
      <w:pPr>
        <w:pStyle w:val="FirstParagraph"/>
        <w:spacing w:line="360" w:lineRule="auto"/>
      </w:pPr>
      <w:r>
        <w:rPr>
          <w:i/>
          <w:iCs/>
        </w:rPr>
        <w:t>Figure 5.1: Back-end module organisation</w:t>
      </w:r>
    </w:p>
    <w:p w14:paraId="502005FE" w14:textId="77777777" w:rsidR="008D3C17" w:rsidRDefault="00000000" w:rsidP="005A008E">
      <w:pPr>
        <w:pStyle w:val="BodyText"/>
        <w:spacing w:line="360" w:lineRule="auto"/>
      </w:pPr>
      <w:r>
        <w:t>The application lifespan handler initialises the database connection, loads the NER model from the configured checkpoint path, and starts the training service. Failure to load the model degrades the service to inference-disabled state but does not prevent startup; the front-end then surfaces a banner explaining that inference is temporarily unavailable.</w:t>
      </w:r>
    </w:p>
    <w:p w14:paraId="7792CFA4" w14:textId="77777777" w:rsidR="008D3C17" w:rsidRDefault="00000000" w:rsidP="005A008E">
      <w:pPr>
        <w:pStyle w:val="BodyText"/>
        <w:spacing w:line="360" w:lineRule="auto"/>
      </w:pPr>
      <w:r>
        <w:t xml:space="preserve">Pydantic models defined under each router specify request and response shapes. FastAPI automatically generates the OpenAPI schema at </w:t>
      </w:r>
      <w:r>
        <w:rPr>
          <w:rStyle w:val="VerbatimChar"/>
        </w:rPr>
        <w:t>/docs</w:t>
      </w:r>
      <w:r>
        <w:t xml:space="preserve"> (Swagger UI) and </w:t>
      </w:r>
      <w:r>
        <w:rPr>
          <w:rStyle w:val="VerbatimChar"/>
        </w:rPr>
        <w:t>/redoc</w:t>
      </w:r>
      <w:r>
        <w:t>. The schema is exported during the front-end build to keep TypeScript types in sync.</w:t>
      </w:r>
    </w:p>
    <w:p w14:paraId="5634B5C5" w14:textId="77777777" w:rsidR="008D3C17" w:rsidRDefault="00000000" w:rsidP="005A008E">
      <w:pPr>
        <w:pStyle w:val="BodyText"/>
        <w:spacing w:line="360" w:lineRule="auto"/>
      </w:pPr>
      <w:r>
        <w:t xml:space="preserve">The </w:t>
      </w:r>
      <w:r>
        <w:rPr>
          <w:rStyle w:val="VerbatimChar"/>
        </w:rPr>
        <w:t>NERService.extract</w:t>
      </w:r>
      <w:r>
        <w:t xml:space="preserve"> method (</w:t>
      </w:r>
      <w:r>
        <w:rPr>
          <w:rStyle w:val="VerbatimChar"/>
        </w:rPr>
        <w:t>services/ner.py</w:t>
      </w:r>
      <w:r>
        <w:t>) implements the algorithm from Section 4.7: tokenisation, BERT inference, entity-span assembly, confidence-based filtering, 5W1H structuring, and KB enrichment. The method returns a JSON-serialisable dictionary that the inference route returns directly.</w:t>
      </w:r>
    </w:p>
    <w:p w14:paraId="3F2E35AF" w14:textId="77777777" w:rsidR="008D3C17" w:rsidRDefault="00000000" w:rsidP="005A008E">
      <w:pPr>
        <w:pStyle w:val="BodyText"/>
        <w:spacing w:line="360" w:lineRule="auto"/>
      </w:pPr>
      <w:r>
        <w:t xml:space="preserve">The </w:t>
      </w:r>
      <w:r>
        <w:rPr>
          <w:rStyle w:val="VerbatimChar"/>
        </w:rPr>
        <w:t>TrainingService</w:t>
      </w:r>
      <w:r>
        <w:t xml:space="preserve"> (</w:t>
      </w:r>
      <w:r>
        <w:rPr>
          <w:rStyle w:val="VerbatimChar"/>
        </w:rPr>
        <w:t>services/training.py</w:t>
      </w:r>
      <w:r>
        <w:t xml:space="preserve">) manages training jobs asynchronously. A new job spawns a subprocess that runs </w:t>
      </w:r>
      <w:r>
        <w:rPr>
          <w:rStyle w:val="VerbatimChar"/>
        </w:rPr>
        <w:t>pipeline/training.py</w:t>
      </w:r>
      <w:r>
        <w:t xml:space="preserve"> with the supplied arguments. The service listens for log lines on the subprocess’s standard output and forwards them over the per-session WebSocket. Cancellation is supported by signalling the subprocess and writing a final state record to PostgreSQL.</w:t>
      </w:r>
    </w:p>
    <w:p w14:paraId="6ACE62B9" w14:textId="77777777" w:rsidR="008D3C17" w:rsidRDefault="00000000" w:rsidP="005A008E">
      <w:pPr>
        <w:pStyle w:val="BodyText"/>
        <w:spacing w:line="360" w:lineRule="auto"/>
      </w:pPr>
      <w:r>
        <w:t>PostgreSQL stores users, events, training runs, and inference history. The schema is reproduced in Annex D.</w:t>
      </w:r>
    </w:p>
    <w:p w14:paraId="0AAE3F7B" w14:textId="09435769" w:rsidR="008D3C17" w:rsidRDefault="00000000">
      <w:pPr>
        <w:pStyle w:val="Heading2"/>
        <w:pPrChange w:id="505" w:author="Accreditation" w:date="2026-05-20T15:57:00Z" w16du:dateUtc="2026-05-20T12:57:00Z">
          <w:pPr>
            <w:pStyle w:val="Heading2"/>
            <w:spacing w:line="360" w:lineRule="auto"/>
          </w:pPr>
        </w:pPrChange>
      </w:pPr>
      <w:bookmarkStart w:id="506" w:name="frontend-application"/>
      <w:bookmarkEnd w:id="503"/>
      <w:del w:id="507" w:author="Accreditation" w:date="2026-05-20T15:57:00Z" w16du:dateUtc="2026-05-20T12:57:00Z">
        <w:r w:rsidDel="005F16A1">
          <w:delText xml:space="preserve">5.7 </w:delText>
        </w:r>
      </w:del>
      <w:r>
        <w:t>Frontend Application</w:t>
      </w:r>
    </w:p>
    <w:p w14:paraId="59C6174A" w14:textId="77777777" w:rsidR="008D3C17" w:rsidRDefault="00000000" w:rsidP="005A008E">
      <w:pPr>
        <w:pStyle w:val="FirstParagraph"/>
        <w:spacing w:line="360" w:lineRule="auto"/>
      </w:pPr>
      <w:r>
        <w:t xml:space="preserve">The front-end is implemented as a Vite-built React 19 single-page application in </w:t>
      </w:r>
      <w:r>
        <w:rPr>
          <w:rStyle w:val="VerbatimChar"/>
        </w:rPr>
        <w:t>frontend/</w:t>
      </w:r>
      <w:r>
        <w:t>. It uses React Router 7 file-based routing, with the route map shown in Figure 5.2.</w:t>
      </w:r>
    </w:p>
    <w:p w14:paraId="1F786846" w14:textId="77777777" w:rsidR="008D3C17" w:rsidRDefault="00000000" w:rsidP="005A008E">
      <w:pPr>
        <w:pStyle w:val="SourceCode"/>
        <w:spacing w:line="360" w:lineRule="auto"/>
      </w:pPr>
      <w:r>
        <w:rPr>
          <w:rStyle w:val="VerbatimChar"/>
        </w:rPr>
        <w:t>frontend/src/</w:t>
      </w:r>
      <w:r>
        <w:br/>
      </w:r>
      <w:r>
        <w:rPr>
          <w:rStyle w:val="VerbatimChar"/>
        </w:rPr>
        <w:t xml:space="preserve">  root.tsx                       app shell, error boundary</w:t>
      </w:r>
      <w:r>
        <w:br/>
      </w:r>
      <w:r>
        <w:rPr>
          <w:rStyle w:val="VerbatimChar"/>
        </w:rPr>
        <w:lastRenderedPageBreak/>
        <w:t xml:space="preserve">  routes/</w:t>
      </w:r>
      <w:r>
        <w:br/>
      </w:r>
      <w:r>
        <w:rPr>
          <w:rStyle w:val="VerbatimChar"/>
        </w:rPr>
        <w:t xml:space="preserve">    index.tsx                    landing</w:t>
      </w:r>
      <w:r>
        <w:br/>
      </w:r>
      <w:r>
        <w:rPr>
          <w:rStyle w:val="VerbatimChar"/>
        </w:rPr>
        <w:t xml:space="preserve">    auth/login.tsx</w:t>
      </w:r>
      <w:r>
        <w:br/>
      </w:r>
      <w:r>
        <w:rPr>
          <w:rStyle w:val="VerbatimChar"/>
        </w:rPr>
        <w:t xml:space="preserve">    inference/index.tsx          run inference on text</w:t>
      </w:r>
      <w:r>
        <w:br/>
      </w:r>
      <w:r>
        <w:rPr>
          <w:rStyle w:val="VerbatimChar"/>
        </w:rPr>
        <w:t xml:space="preserve">    inference/upload.tsx         upload a document</w:t>
      </w:r>
      <w:r>
        <w:br/>
      </w:r>
      <w:r>
        <w:rPr>
          <w:rStyle w:val="VerbatimChar"/>
        </w:rPr>
        <w:t xml:space="preserve">    training/index.tsx           list/start runs</w:t>
      </w:r>
      <w:r>
        <w:br/>
      </w:r>
      <w:r>
        <w:rPr>
          <w:rStyle w:val="VerbatimChar"/>
        </w:rPr>
        <w:t xml:space="preserve">    training/$id.tsx             training run detail with live progress</w:t>
      </w:r>
      <w:r>
        <w:br/>
      </w:r>
      <w:r>
        <w:rPr>
          <w:rStyle w:val="VerbatimChar"/>
        </w:rPr>
        <w:t xml:space="preserve">    events/index.tsx             event browser</w:t>
      </w:r>
      <w:r>
        <w:br/>
      </w:r>
      <w:r>
        <w:rPr>
          <w:rStyle w:val="VerbatimChar"/>
        </w:rPr>
        <w:t xml:space="preserve">    events/$id.tsx               event detail with entity highlights</w:t>
      </w:r>
      <w:r>
        <w:br/>
      </w:r>
      <w:r>
        <w:rPr>
          <w:rStyle w:val="VerbatimChar"/>
        </w:rPr>
        <w:t xml:space="preserve">    analytics/index.tsx          aggregations and charts</w:t>
      </w:r>
      <w:r>
        <w:br/>
      </w:r>
      <w:r>
        <w:rPr>
          <w:rStyle w:val="VerbatimChar"/>
        </w:rPr>
        <w:t xml:space="preserve">    kb/actors.tsx                manage armed groups</w:t>
      </w:r>
      <w:r>
        <w:br/>
      </w:r>
      <w:r>
        <w:rPr>
          <w:rStyle w:val="VerbatimChar"/>
        </w:rPr>
        <w:t xml:space="preserve">    kb/locations.tsx             manage locations</w:t>
      </w:r>
      <w:r>
        <w:br/>
      </w:r>
      <w:r>
        <w:rPr>
          <w:rStyle w:val="VerbatimChar"/>
        </w:rPr>
        <w:t xml:space="preserve">    kb/taxonomies.tsx            manage taxonomy</w:t>
      </w:r>
      <w:r>
        <w:br/>
      </w:r>
      <w:r>
        <w:rPr>
          <w:rStyle w:val="VerbatimChar"/>
        </w:rPr>
        <w:t xml:space="preserve">  components/                    shared UI (entity tag, KB picker, chart)</w:t>
      </w:r>
      <w:r>
        <w:br/>
      </w:r>
      <w:r>
        <w:rPr>
          <w:rStyle w:val="VerbatimChar"/>
        </w:rPr>
        <w:t xml:space="preserve">  context/                       auth, theme, settings providers</w:t>
      </w:r>
      <w:r>
        <w:br/>
      </w:r>
      <w:r>
        <w:rPr>
          <w:rStyle w:val="VerbatimChar"/>
        </w:rPr>
        <w:t xml:space="preserve">  services/                      API client wrappers (typed against OpenAPI)</w:t>
      </w:r>
      <w:r>
        <w:br/>
      </w:r>
      <w:r>
        <w:rPr>
          <w:rStyle w:val="VerbatimChar"/>
        </w:rPr>
        <w:t xml:space="preserve">  lib/                           helpers (formatting, dates, colour scales)</w:t>
      </w:r>
    </w:p>
    <w:p w14:paraId="6944F89B" w14:textId="77777777" w:rsidR="008D3C17" w:rsidRDefault="00000000" w:rsidP="005A008E">
      <w:pPr>
        <w:pStyle w:val="FirstParagraph"/>
        <w:spacing w:line="360" w:lineRule="auto"/>
      </w:pPr>
      <w:r>
        <w:rPr>
          <w:i/>
          <w:iCs/>
        </w:rPr>
        <w:t>Figure 5.2: Front-end route map</w:t>
      </w:r>
    </w:p>
    <w:p w14:paraId="16022E79" w14:textId="77777777" w:rsidR="008D3C17" w:rsidRDefault="00000000" w:rsidP="005A008E">
      <w:pPr>
        <w:pStyle w:val="BodyText"/>
        <w:spacing w:line="360" w:lineRule="auto"/>
      </w:pPr>
      <w:r>
        <w:t xml:space="preserve">The Inference screen lets a user paste a paragraph of text or upload a document, calls </w:t>
      </w:r>
      <w:r>
        <w:rPr>
          <w:rStyle w:val="VerbatimChar"/>
        </w:rPr>
        <w:t>/api/inference</w:t>
      </w:r>
      <w:r>
        <w:t>, and renders the returned structured event. Entities are highlighted inline in the source text with colour coding per 5W1H category. Each highlighted span shows its confidence on hover.</w:t>
      </w:r>
    </w:p>
    <w:p w14:paraId="6CBD9B77" w14:textId="77777777" w:rsidR="008D3C17" w:rsidRDefault="00000000" w:rsidP="005A008E">
      <w:pPr>
        <w:pStyle w:val="BodyText"/>
        <w:spacing w:line="360" w:lineRule="auto"/>
      </w:pPr>
      <w:r>
        <w:t xml:space="preserve">The Training screen lists historical training runs and exposes a control panel for starting a new run. The detail screen subscribes to the </w:t>
      </w:r>
      <w:r>
        <w:rPr>
          <w:rStyle w:val="VerbatimChar"/>
        </w:rPr>
        <w:t>/ws/training/{session_id}</w:t>
      </w:r>
      <w:r>
        <w:t xml:space="preserve"> WebSocket and renders a live progress bar, the current epoch, the most recent training and validation losses, and a scrolling log.</w:t>
      </w:r>
    </w:p>
    <w:p w14:paraId="41021752" w14:textId="77777777" w:rsidR="008D3C17" w:rsidRDefault="00000000" w:rsidP="005A008E">
      <w:pPr>
        <w:pStyle w:val="BodyText"/>
        <w:spacing w:line="360" w:lineRule="auto"/>
      </w:pPr>
      <w:r>
        <w:t>The Events screen provides a paginated, filterable browser over all stored events with full-text search, structured filters (date range, country, region, taxonomy level), and CSV export. The Analytics screen renders aggregated views: events per region, top actors, top locations, time series of incident counts, and casualty totals over selected periods.</w:t>
      </w:r>
    </w:p>
    <w:p w14:paraId="08457EA2" w14:textId="77777777" w:rsidR="008D3C17" w:rsidRDefault="00000000" w:rsidP="005A008E">
      <w:pPr>
        <w:pStyle w:val="BodyText"/>
        <w:spacing w:line="360" w:lineRule="auto"/>
      </w:pPr>
      <w:r>
        <w:lastRenderedPageBreak/>
        <w:t>The KB screens allow a user with appropriate role to create, update, and deactivate armed groups, locations, and taxonomy categories. All mutations go through the back-end and are logged in the audit table.</w:t>
      </w:r>
    </w:p>
    <w:p w14:paraId="6D17B828" w14:textId="77777777" w:rsidR="008D3C17" w:rsidRDefault="00000000" w:rsidP="005A008E">
      <w:pPr>
        <w:pStyle w:val="BodyText"/>
        <w:spacing w:line="360" w:lineRule="auto"/>
      </w:pPr>
      <w:r>
        <w:t>Screenshots are reproduced in Annex D.</w:t>
      </w:r>
    </w:p>
    <w:p w14:paraId="4200D649" w14:textId="67B131F5" w:rsidR="008D3C17" w:rsidRDefault="00000000">
      <w:pPr>
        <w:pStyle w:val="Heading2"/>
        <w:pPrChange w:id="508" w:author="Accreditation" w:date="2026-05-20T15:57:00Z" w16du:dateUtc="2026-05-20T12:57:00Z">
          <w:pPr>
            <w:pStyle w:val="Heading2"/>
            <w:spacing w:line="360" w:lineRule="auto"/>
          </w:pPr>
        </w:pPrChange>
      </w:pPr>
      <w:bookmarkStart w:id="509" w:name="containerised-deployment"/>
      <w:bookmarkEnd w:id="506"/>
      <w:commentRangeStart w:id="510"/>
      <w:del w:id="511" w:author="Accreditation" w:date="2026-05-20T15:57:00Z" w16du:dateUtc="2026-05-20T12:57:00Z">
        <w:r w:rsidDel="005F16A1">
          <w:delText xml:space="preserve">5.8 </w:delText>
        </w:r>
      </w:del>
      <w:r>
        <w:t>Containerised Deployment</w:t>
      </w:r>
      <w:commentRangeEnd w:id="510"/>
      <w:r w:rsidR="00BF3590">
        <w:rPr>
          <w:rStyle w:val="CommentReference"/>
          <w:sz w:val="32"/>
          <w:szCs w:val="32"/>
        </w:rPr>
        <w:commentReference w:id="510"/>
      </w:r>
    </w:p>
    <w:p w14:paraId="35297CD2" w14:textId="77777777" w:rsidR="008D3C17" w:rsidRDefault="00000000" w:rsidP="005A008E">
      <w:pPr>
        <w:pStyle w:val="FirstParagraph"/>
        <w:spacing w:line="360" w:lineRule="auto"/>
      </w:pPr>
      <w:r>
        <w:t xml:space="preserve">The whole system runs out of a </w:t>
      </w:r>
      <w:r>
        <w:rPr>
          <w:rStyle w:val="VerbatimChar"/>
        </w:rPr>
        <w:t>docker-compose.yml</w:t>
      </w:r>
      <w:r>
        <w:t xml:space="preserve"> at the repository root. Three services live in that file. There is </w:t>
      </w:r>
      <w:r>
        <w:rPr>
          <w:rStyle w:val="VerbatimChar"/>
        </w:rPr>
        <w:t>db</w:t>
      </w:r>
      <w:r>
        <w:t xml:space="preserve">, which is PostgreSQL 16 with a persistent volume. There is </w:t>
      </w:r>
      <w:r>
        <w:rPr>
          <w:rStyle w:val="VerbatimChar"/>
        </w:rPr>
        <w:t>backend</w:t>
      </w:r>
      <w:r>
        <w:t xml:space="preserve">, a Python image with the source mounted from the host and the model checkpoint mounted in beside it. And there is </w:t>
      </w:r>
      <w:r>
        <w:rPr>
          <w:rStyle w:val="VerbatimChar"/>
        </w:rPr>
        <w:t>frontend</w:t>
      </w:r>
      <w:r>
        <w:t>, a Node image that builds and serves the Vite app. A health-checked startup order keeps the back-end from initialising until the database is actually ready to accept connections — without that, the service used to come up faster than Postgres and immediately crash.</w:t>
      </w:r>
    </w:p>
    <w:p w14:paraId="13A65703" w14:textId="77777777" w:rsidR="008D3C17" w:rsidRDefault="00000000" w:rsidP="005A008E">
      <w:pPr>
        <w:pStyle w:val="BodyText"/>
        <w:spacing w:line="360" w:lineRule="auto"/>
      </w:pPr>
      <w:r>
        <w:t xml:space="preserve">Configuration is environment-variable-driven. The variables that matter day to day are </w:t>
      </w:r>
      <w:r>
        <w:rPr>
          <w:rStyle w:val="VerbatimChar"/>
        </w:rPr>
        <w:t>DATABASE_URL</w:t>
      </w:r>
      <w:r>
        <w:t xml:space="preserve">, </w:t>
      </w:r>
      <w:r>
        <w:rPr>
          <w:rStyle w:val="VerbatimChar"/>
        </w:rPr>
        <w:t>MODEL_PATH</w:t>
      </w:r>
      <w:r>
        <w:t xml:space="preserve">, </w:t>
      </w:r>
      <w:r>
        <w:rPr>
          <w:rStyle w:val="VerbatimChar"/>
        </w:rPr>
        <w:t>CORS_ORIGINS</w:t>
      </w:r>
      <w:r>
        <w:t xml:space="preserve">, and </w:t>
      </w:r>
      <w:r>
        <w:rPr>
          <w:rStyle w:val="VerbatimChar"/>
        </w:rPr>
        <w:t>JWT_SECRET</w:t>
      </w:r>
      <w:r>
        <w:t xml:space="preserve">; there are a few feature flags in the same place, including </w:t>
      </w:r>
      <w:r>
        <w:rPr>
          <w:rStyle w:val="VerbatimChar"/>
        </w:rPr>
        <w:t>ENABLE_DB_STORAGE</w:t>
      </w:r>
      <w:r>
        <w:t xml:space="preserve">. A </w:t>
      </w:r>
      <w:r>
        <w:rPr>
          <w:rStyle w:val="VerbatimChar"/>
        </w:rPr>
        <w:t>.env.example</w:t>
      </w:r>
      <w:r>
        <w:t xml:space="preserve"> file in the repo documents the complete set so a new contributor can see at a glance what they need to fill in.</w:t>
      </w:r>
    </w:p>
    <w:p w14:paraId="6F64D5F2" w14:textId="77777777" w:rsidR="008D3C17" w:rsidRDefault="00000000" w:rsidP="005A008E">
      <w:pPr>
        <w:pStyle w:val="BodyText"/>
        <w:spacing w:line="360" w:lineRule="auto"/>
      </w:pPr>
      <w:r>
        <w:t xml:space="preserve">Day-to-day development uses two commands. </w:t>
      </w:r>
      <w:r>
        <w:rPr>
          <w:rStyle w:val="VerbatimChar"/>
        </w:rPr>
        <w:t>docker-compose up -d db</w:t>
      </w:r>
      <w:r>
        <w:t xml:space="preserve"> starts the database in the background, then either </w:t>
      </w:r>
      <w:r>
        <w:rPr>
          <w:rStyle w:val="VerbatimChar"/>
        </w:rPr>
        <w:t>uvicorn main:app --reload</w:t>
      </w:r>
      <w:r>
        <w:t xml:space="preserve"> plus </w:t>
      </w:r>
      <w:r>
        <w:rPr>
          <w:rStyle w:val="VerbatimChar"/>
        </w:rPr>
        <w:t>npm run dev</w:t>
      </w:r>
      <w:r>
        <w:t xml:space="preserve"> runs the back-end and front-end natively on the host for fastest iteration, or </w:t>
      </w:r>
      <w:r>
        <w:rPr>
          <w:rStyle w:val="VerbatimChar"/>
        </w:rPr>
        <w:t>docker-compose up</w:t>
      </w:r>
      <w:r>
        <w:t xml:space="preserve"> brings the whole stack up inside containers. For production the stack gets built and pushed to a container registry. The production override file that puts TLS termination at the reverse proxy is intentionally not included in this thesis — deployment-specific secrets live there and they should not.</w:t>
      </w:r>
    </w:p>
    <w:p w14:paraId="0A70862D" w14:textId="3B6BE3B0" w:rsidR="008D3C17" w:rsidRDefault="00000000" w:rsidP="005A008E">
      <w:pPr>
        <w:pStyle w:val="Heading1"/>
        <w:spacing w:line="360" w:lineRule="auto"/>
      </w:pPr>
      <w:bookmarkStart w:id="512" w:name="experimentation-and-results"/>
      <w:bookmarkEnd w:id="482"/>
      <w:bookmarkEnd w:id="509"/>
      <w:del w:id="513" w:author="Accreditation" w:date="2026-05-20T16:07:00Z" w16du:dateUtc="2026-05-20T13:07:00Z">
        <w:r w:rsidDel="00A21834">
          <w:lastRenderedPageBreak/>
          <w:delText xml:space="preserve">6. </w:delText>
        </w:r>
      </w:del>
      <w:r>
        <w:t>Experimentation and Results</w:t>
      </w:r>
    </w:p>
    <w:p w14:paraId="19D81722" w14:textId="77777777" w:rsidR="008D3C17" w:rsidRDefault="00000000" w:rsidP="005A008E">
      <w:pPr>
        <w:pStyle w:val="FirstParagraph"/>
        <w:spacing w:line="360" w:lineRule="auto"/>
      </w:pPr>
      <w:r>
        <w:t>A system this size has to be evaluated on several axes: how well the model fits the training distribution, how it performs per entity, how much of that performance is attributable to the focal-loss decision, how the knowledge-base layer changes the output, how fast it runs in practice, and whether real users can actually drive it. The sections below walk through each of these in turn, ending with a discussion section, a threats-to-validity section, and an error analysis that feeds the future-work programme in Chapter 7.</w:t>
      </w:r>
    </w:p>
    <w:p w14:paraId="11FC4254" w14:textId="355038C6" w:rsidR="008D3C17" w:rsidRDefault="00000000">
      <w:pPr>
        <w:pStyle w:val="Heading2"/>
        <w:pPrChange w:id="514" w:author="Accreditation" w:date="2026-05-20T15:58:00Z" w16du:dateUtc="2026-05-20T12:58:00Z">
          <w:pPr>
            <w:pStyle w:val="Heading2"/>
            <w:spacing w:line="360" w:lineRule="auto"/>
          </w:pPr>
        </w:pPrChange>
      </w:pPr>
      <w:bookmarkStart w:id="515" w:name="experimental-setup"/>
      <w:del w:id="516" w:author="Accreditation" w:date="2026-05-20T15:58:00Z" w16du:dateUtc="2026-05-20T12:58:00Z">
        <w:r w:rsidDel="005F16A1">
          <w:delText xml:space="preserve">6.1 </w:delText>
        </w:r>
      </w:del>
      <w:r>
        <w:t>Experimental Setup</w:t>
      </w:r>
    </w:p>
    <w:p w14:paraId="1589553A" w14:textId="77777777" w:rsidR="008D3C17" w:rsidRDefault="00000000" w:rsidP="005A008E">
      <w:pPr>
        <w:pStyle w:val="FirstParagraph"/>
        <w:spacing w:line="360" w:lineRule="auto"/>
      </w:pPr>
      <w:r>
        <w:t>All training and evaluation reported in this chapter were conducted on an Apple Silicon workstation with the configuration in Table 6.1.</w:t>
      </w:r>
    </w:p>
    <w:p w14:paraId="50975B33" w14:textId="77777777" w:rsidR="008D3C17" w:rsidRDefault="00000000" w:rsidP="005A008E">
      <w:pPr>
        <w:pStyle w:val="BodyText"/>
        <w:spacing w:line="360" w:lineRule="auto"/>
      </w:pPr>
      <w:r>
        <w:rPr>
          <w:i/>
          <w:iCs/>
        </w:rPr>
        <w:t>Table 6.1: Hardware and software configuration used for training and evaluation</w:t>
      </w:r>
    </w:p>
    <w:tbl>
      <w:tblPr>
        <w:tblStyle w:val="Table"/>
        <w:tblW w:w="0" w:type="auto"/>
        <w:tblLook w:val="0020" w:firstRow="1" w:lastRow="0" w:firstColumn="0" w:lastColumn="0" w:noHBand="0" w:noVBand="0"/>
      </w:tblPr>
      <w:tblGrid>
        <w:gridCol w:w="2044"/>
        <w:gridCol w:w="4699"/>
      </w:tblGrid>
      <w:tr w:rsidR="008D3C17" w14:paraId="330181EF"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0" w:type="auto"/>
          </w:tcPr>
          <w:p w14:paraId="59929828" w14:textId="77777777" w:rsidR="008D3C17" w:rsidRDefault="00000000" w:rsidP="005A008E">
            <w:pPr>
              <w:pStyle w:val="Compact"/>
              <w:spacing w:line="360" w:lineRule="auto"/>
            </w:pPr>
            <w:r>
              <w:t>Component</w:t>
            </w:r>
          </w:p>
        </w:tc>
        <w:tc>
          <w:tcPr>
            <w:tcW w:w="0" w:type="auto"/>
          </w:tcPr>
          <w:p w14:paraId="67E40E32" w14:textId="77777777" w:rsidR="008D3C17" w:rsidRDefault="00000000" w:rsidP="005A008E">
            <w:pPr>
              <w:pStyle w:val="Compact"/>
              <w:spacing w:line="360" w:lineRule="auto"/>
            </w:pPr>
            <w:r>
              <w:t>Specification</w:t>
            </w:r>
          </w:p>
        </w:tc>
      </w:tr>
      <w:tr w:rsidR="008D3C17" w14:paraId="17437F8F" w14:textId="77777777">
        <w:tc>
          <w:tcPr>
            <w:tcW w:w="0" w:type="auto"/>
          </w:tcPr>
          <w:p w14:paraId="5BE28BA2" w14:textId="77777777" w:rsidR="008D3C17" w:rsidRDefault="00000000" w:rsidP="005A008E">
            <w:pPr>
              <w:pStyle w:val="Compact"/>
              <w:spacing w:line="360" w:lineRule="auto"/>
            </w:pPr>
            <w:r>
              <w:t>CPU</w:t>
            </w:r>
          </w:p>
        </w:tc>
        <w:tc>
          <w:tcPr>
            <w:tcW w:w="0" w:type="auto"/>
          </w:tcPr>
          <w:p w14:paraId="1D13AF94" w14:textId="77777777" w:rsidR="008D3C17" w:rsidRDefault="00000000" w:rsidP="005A008E">
            <w:pPr>
              <w:pStyle w:val="Compact"/>
              <w:spacing w:line="360" w:lineRule="auto"/>
            </w:pPr>
            <w:r>
              <w:t>Apple M-series, 10 cores</w:t>
            </w:r>
          </w:p>
        </w:tc>
      </w:tr>
      <w:tr w:rsidR="008D3C17" w14:paraId="266C3F6E" w14:textId="77777777">
        <w:tc>
          <w:tcPr>
            <w:tcW w:w="0" w:type="auto"/>
          </w:tcPr>
          <w:p w14:paraId="13814CAC" w14:textId="77777777" w:rsidR="008D3C17" w:rsidRDefault="00000000" w:rsidP="005A008E">
            <w:pPr>
              <w:pStyle w:val="Compact"/>
              <w:spacing w:line="360" w:lineRule="auto"/>
            </w:pPr>
            <w:r>
              <w:t>Memory</w:t>
            </w:r>
          </w:p>
        </w:tc>
        <w:tc>
          <w:tcPr>
            <w:tcW w:w="0" w:type="auto"/>
          </w:tcPr>
          <w:p w14:paraId="62670D0B" w14:textId="77777777" w:rsidR="008D3C17" w:rsidRDefault="00000000" w:rsidP="005A008E">
            <w:pPr>
              <w:pStyle w:val="Compact"/>
              <w:spacing w:line="360" w:lineRule="auto"/>
            </w:pPr>
            <w:r>
              <w:t>64 GB unified</w:t>
            </w:r>
          </w:p>
        </w:tc>
      </w:tr>
      <w:tr w:rsidR="008D3C17" w14:paraId="254F19A0" w14:textId="77777777">
        <w:tc>
          <w:tcPr>
            <w:tcW w:w="0" w:type="auto"/>
          </w:tcPr>
          <w:p w14:paraId="21CA3009" w14:textId="77777777" w:rsidR="008D3C17" w:rsidRDefault="00000000" w:rsidP="005A008E">
            <w:pPr>
              <w:pStyle w:val="Compact"/>
              <w:spacing w:line="360" w:lineRule="auto"/>
            </w:pPr>
            <w:r>
              <w:t>Accelerator</w:t>
            </w:r>
          </w:p>
        </w:tc>
        <w:tc>
          <w:tcPr>
            <w:tcW w:w="0" w:type="auto"/>
          </w:tcPr>
          <w:p w14:paraId="64A19146" w14:textId="77777777" w:rsidR="008D3C17" w:rsidRDefault="00000000" w:rsidP="005A008E">
            <w:pPr>
              <w:pStyle w:val="Compact"/>
              <w:spacing w:line="360" w:lineRule="auto"/>
            </w:pPr>
            <w:r>
              <w:t>Metal Performance Shaders (MPS) backend</w:t>
            </w:r>
          </w:p>
        </w:tc>
      </w:tr>
      <w:tr w:rsidR="008D3C17" w14:paraId="38E282BD" w14:textId="77777777">
        <w:tc>
          <w:tcPr>
            <w:tcW w:w="0" w:type="auto"/>
          </w:tcPr>
          <w:p w14:paraId="6696D7E1" w14:textId="77777777" w:rsidR="008D3C17" w:rsidRDefault="00000000" w:rsidP="005A008E">
            <w:pPr>
              <w:pStyle w:val="Compact"/>
              <w:spacing w:line="360" w:lineRule="auto"/>
            </w:pPr>
            <w:r>
              <w:t>Operating system</w:t>
            </w:r>
          </w:p>
        </w:tc>
        <w:tc>
          <w:tcPr>
            <w:tcW w:w="0" w:type="auto"/>
          </w:tcPr>
          <w:p w14:paraId="43E4BAE4" w14:textId="77777777" w:rsidR="008D3C17" w:rsidRDefault="00000000" w:rsidP="005A008E">
            <w:pPr>
              <w:pStyle w:val="Compact"/>
              <w:spacing w:line="360" w:lineRule="auto"/>
            </w:pPr>
            <w:r>
              <w:t>macOS 14</w:t>
            </w:r>
          </w:p>
        </w:tc>
      </w:tr>
      <w:tr w:rsidR="008D3C17" w14:paraId="3DF56F01" w14:textId="77777777">
        <w:tc>
          <w:tcPr>
            <w:tcW w:w="0" w:type="auto"/>
          </w:tcPr>
          <w:p w14:paraId="64BE5231" w14:textId="77777777" w:rsidR="008D3C17" w:rsidRDefault="00000000" w:rsidP="005A008E">
            <w:pPr>
              <w:pStyle w:val="Compact"/>
              <w:spacing w:line="360" w:lineRule="auto"/>
            </w:pPr>
            <w:r>
              <w:t>Python</w:t>
            </w:r>
          </w:p>
        </w:tc>
        <w:tc>
          <w:tcPr>
            <w:tcW w:w="0" w:type="auto"/>
          </w:tcPr>
          <w:p w14:paraId="74641137" w14:textId="77777777" w:rsidR="008D3C17" w:rsidRDefault="00000000" w:rsidP="005A008E">
            <w:pPr>
              <w:pStyle w:val="Compact"/>
              <w:spacing w:line="360" w:lineRule="auto"/>
            </w:pPr>
            <w:r>
              <w:t>3.11</w:t>
            </w:r>
          </w:p>
        </w:tc>
      </w:tr>
      <w:tr w:rsidR="008D3C17" w14:paraId="5832D9A4" w14:textId="77777777">
        <w:tc>
          <w:tcPr>
            <w:tcW w:w="0" w:type="auto"/>
          </w:tcPr>
          <w:p w14:paraId="0BB0554E" w14:textId="77777777" w:rsidR="008D3C17" w:rsidRDefault="00000000" w:rsidP="005A008E">
            <w:pPr>
              <w:pStyle w:val="Compact"/>
              <w:spacing w:line="360" w:lineRule="auto"/>
            </w:pPr>
            <w:r>
              <w:t>PyTorch</w:t>
            </w:r>
          </w:p>
        </w:tc>
        <w:tc>
          <w:tcPr>
            <w:tcW w:w="0" w:type="auto"/>
          </w:tcPr>
          <w:p w14:paraId="06C53FF2" w14:textId="77777777" w:rsidR="008D3C17" w:rsidRDefault="00000000" w:rsidP="005A008E">
            <w:pPr>
              <w:pStyle w:val="Compact"/>
              <w:spacing w:line="360" w:lineRule="auto"/>
            </w:pPr>
            <w:r>
              <w:t>2.6</w:t>
            </w:r>
          </w:p>
        </w:tc>
      </w:tr>
      <w:tr w:rsidR="008D3C17" w14:paraId="593A7D86" w14:textId="77777777">
        <w:tc>
          <w:tcPr>
            <w:tcW w:w="0" w:type="auto"/>
          </w:tcPr>
          <w:p w14:paraId="31D4414B" w14:textId="77777777" w:rsidR="008D3C17" w:rsidRDefault="00000000" w:rsidP="005A008E">
            <w:pPr>
              <w:pStyle w:val="Compact"/>
              <w:spacing w:line="360" w:lineRule="auto"/>
            </w:pPr>
            <w:r>
              <w:t>Transformers</w:t>
            </w:r>
          </w:p>
        </w:tc>
        <w:tc>
          <w:tcPr>
            <w:tcW w:w="0" w:type="auto"/>
          </w:tcPr>
          <w:p w14:paraId="36D9B67C" w14:textId="77777777" w:rsidR="008D3C17" w:rsidRDefault="00000000" w:rsidP="005A008E">
            <w:pPr>
              <w:pStyle w:val="Compact"/>
              <w:spacing w:line="360" w:lineRule="auto"/>
            </w:pPr>
            <w:r>
              <w:t>4.46</w:t>
            </w:r>
          </w:p>
        </w:tc>
      </w:tr>
    </w:tbl>
    <w:p w14:paraId="33EE6CA6" w14:textId="125E27B6" w:rsidR="008D3C17" w:rsidRDefault="00000000" w:rsidP="005A008E">
      <w:pPr>
        <w:pStyle w:val="BodyText"/>
        <w:spacing w:line="360" w:lineRule="auto"/>
      </w:pPr>
      <w:r>
        <w:t xml:space="preserve">A note on what I evaluate against. The validation set is the same 10,000-example split I set aside at the very start of training and never touched again — not for hyperparameter tuning, not for checkpoint selection, not for sampler tuning. Touching the validation set with any of those would invalidate every number that follows. Token-level accuracy ignores positions labelled with the -100 special index (special tokens, sub-word continuations). Per-entity precision, recall, and F1 are computed at span level, not at token level, because boundary </w:t>
      </w:r>
      <w:r>
        <w:lastRenderedPageBreak/>
        <w:t xml:space="preserve">errors are real errors a downstream consumer notices. A predicted span counts as correct only if its type, start, and end exactly match a gold span; partial overlaps count as a false positive plus a false negative. The strictness of this scoring is the right choice for the operational consumers I have in mind, but as discussed in </w:t>
      </w:r>
      <w:del w:id="517" w:author="Accreditation" w:date="2026-05-20T15:46:00Z" w16du:dateUtc="2026-05-20T12:46:00Z">
        <w:r w:rsidDel="00C22A33">
          <w:delText>§</w:delText>
        </w:r>
      </w:del>
      <w:ins w:id="518" w:author="Accreditation" w:date="2026-05-20T15:46:00Z" w16du:dateUtc="2026-05-20T12:46:00Z">
        <w:r w:rsidR="00C22A33">
          <w:t xml:space="preserve">Section </w:t>
        </w:r>
      </w:ins>
      <w:r>
        <w:t>6.11 it does make some of the headline numbers look slightly worse than they read on inspection.</w:t>
      </w:r>
    </w:p>
    <w:p w14:paraId="5CCAF684" w14:textId="43738CA5" w:rsidR="008D3C17" w:rsidRDefault="00000000">
      <w:pPr>
        <w:pStyle w:val="Heading2"/>
        <w:pPrChange w:id="519" w:author="Accreditation" w:date="2026-05-20T15:58:00Z" w16du:dateUtc="2026-05-20T12:58:00Z">
          <w:pPr>
            <w:pStyle w:val="Heading2"/>
            <w:spacing w:line="360" w:lineRule="auto"/>
          </w:pPr>
        </w:pPrChange>
      </w:pPr>
      <w:bookmarkStart w:id="520" w:name="dataset-statistics"/>
      <w:bookmarkEnd w:id="515"/>
      <w:del w:id="521" w:author="Accreditation" w:date="2026-05-20T15:58:00Z" w16du:dateUtc="2026-05-20T12:58:00Z">
        <w:r w:rsidDel="005F16A1">
          <w:delText xml:space="preserve">6.2 </w:delText>
        </w:r>
      </w:del>
      <w:r>
        <w:t>Dataset Statistics</w:t>
      </w:r>
    </w:p>
    <w:p w14:paraId="71601A77" w14:textId="77777777" w:rsidR="008D3C17" w:rsidRDefault="00000000" w:rsidP="005A008E">
      <w:pPr>
        <w:pStyle w:val="FirstParagraph"/>
        <w:spacing w:line="360" w:lineRule="auto"/>
      </w:pPr>
      <w:r>
        <w:t>The pre-processed dataset, before any sampling decisions, is shown in Table 6.2.</w:t>
      </w:r>
    </w:p>
    <w:p w14:paraId="0EE43262" w14:textId="77777777" w:rsidR="008D3C17" w:rsidRDefault="00000000" w:rsidP="005A008E">
      <w:pPr>
        <w:pStyle w:val="BodyText"/>
        <w:spacing w:line="360" w:lineRule="auto"/>
      </w:pPr>
      <w:r>
        <w:rPr>
          <w:i/>
          <w:iCs/>
        </w:rPr>
        <w:t>Table 6.2: Pre-processed dataset statistics</w:t>
      </w:r>
    </w:p>
    <w:tbl>
      <w:tblPr>
        <w:tblStyle w:val="Table"/>
        <w:tblW w:w="0" w:type="auto"/>
        <w:tblLook w:val="0020" w:firstRow="1" w:lastRow="0" w:firstColumn="0" w:lastColumn="0" w:noHBand="0" w:noVBand="0"/>
      </w:tblPr>
      <w:tblGrid>
        <w:gridCol w:w="2325"/>
        <w:gridCol w:w="1054"/>
      </w:tblGrid>
      <w:tr w:rsidR="008D3C17" w14:paraId="4AB72392"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0" w:type="auto"/>
          </w:tcPr>
          <w:p w14:paraId="636D837C" w14:textId="77777777" w:rsidR="008D3C17" w:rsidRDefault="00000000" w:rsidP="005A008E">
            <w:pPr>
              <w:pStyle w:val="Compact"/>
              <w:spacing w:line="360" w:lineRule="auto"/>
            </w:pPr>
            <w:r>
              <w:t>Quantity</w:t>
            </w:r>
          </w:p>
        </w:tc>
        <w:tc>
          <w:tcPr>
            <w:tcW w:w="0" w:type="auto"/>
          </w:tcPr>
          <w:p w14:paraId="7B5A1A7D" w14:textId="77777777" w:rsidR="008D3C17" w:rsidRDefault="00000000" w:rsidP="005A008E">
            <w:pPr>
              <w:pStyle w:val="Compact"/>
              <w:spacing w:line="360" w:lineRule="auto"/>
              <w:jc w:val="right"/>
            </w:pPr>
            <w:r>
              <w:t>Count</w:t>
            </w:r>
          </w:p>
        </w:tc>
      </w:tr>
      <w:tr w:rsidR="008D3C17" w14:paraId="101F3664" w14:textId="77777777">
        <w:tc>
          <w:tcPr>
            <w:tcW w:w="0" w:type="auto"/>
          </w:tcPr>
          <w:p w14:paraId="6EDC831C" w14:textId="77777777" w:rsidR="008D3C17" w:rsidRDefault="00000000" w:rsidP="005A008E">
            <w:pPr>
              <w:pStyle w:val="Compact"/>
              <w:spacing w:line="360" w:lineRule="auto"/>
            </w:pPr>
            <w:r>
              <w:t>Total events</w:t>
            </w:r>
          </w:p>
        </w:tc>
        <w:tc>
          <w:tcPr>
            <w:tcW w:w="0" w:type="auto"/>
          </w:tcPr>
          <w:p w14:paraId="1C9EB8AB" w14:textId="77777777" w:rsidR="008D3C17" w:rsidRDefault="00000000" w:rsidP="005A008E">
            <w:pPr>
              <w:pStyle w:val="Compact"/>
              <w:spacing w:line="360" w:lineRule="auto"/>
              <w:jc w:val="right"/>
            </w:pPr>
            <w:r>
              <w:t>212,590</w:t>
            </w:r>
          </w:p>
        </w:tc>
      </w:tr>
      <w:tr w:rsidR="008D3C17" w14:paraId="76E0BAC9" w14:textId="77777777">
        <w:tc>
          <w:tcPr>
            <w:tcW w:w="0" w:type="auto"/>
          </w:tcPr>
          <w:p w14:paraId="18764BA2" w14:textId="77777777" w:rsidR="008D3C17" w:rsidRDefault="00000000" w:rsidP="005A008E">
            <w:pPr>
              <w:pStyle w:val="Compact"/>
              <w:spacing w:line="360" w:lineRule="auto"/>
            </w:pPr>
            <w:r>
              <w:t>Training events</w:t>
            </w:r>
          </w:p>
        </w:tc>
        <w:tc>
          <w:tcPr>
            <w:tcW w:w="0" w:type="auto"/>
          </w:tcPr>
          <w:p w14:paraId="0D404D43" w14:textId="77777777" w:rsidR="008D3C17" w:rsidRDefault="00000000" w:rsidP="005A008E">
            <w:pPr>
              <w:pStyle w:val="Compact"/>
              <w:spacing w:line="360" w:lineRule="auto"/>
              <w:jc w:val="right"/>
            </w:pPr>
            <w:r>
              <w:t>170,072</w:t>
            </w:r>
          </w:p>
        </w:tc>
      </w:tr>
      <w:tr w:rsidR="008D3C17" w14:paraId="6076904C" w14:textId="77777777">
        <w:tc>
          <w:tcPr>
            <w:tcW w:w="0" w:type="auto"/>
          </w:tcPr>
          <w:p w14:paraId="266A9ABF" w14:textId="77777777" w:rsidR="008D3C17" w:rsidRDefault="00000000" w:rsidP="005A008E">
            <w:pPr>
              <w:pStyle w:val="Compact"/>
              <w:spacing w:line="360" w:lineRule="auto"/>
            </w:pPr>
            <w:r>
              <w:t>Validation events</w:t>
            </w:r>
          </w:p>
        </w:tc>
        <w:tc>
          <w:tcPr>
            <w:tcW w:w="0" w:type="auto"/>
          </w:tcPr>
          <w:p w14:paraId="62BF5040" w14:textId="77777777" w:rsidR="008D3C17" w:rsidRDefault="00000000" w:rsidP="005A008E">
            <w:pPr>
              <w:pStyle w:val="Compact"/>
              <w:spacing w:line="360" w:lineRule="auto"/>
              <w:jc w:val="right"/>
            </w:pPr>
            <w:r>
              <w:t>42,518</w:t>
            </w:r>
          </w:p>
        </w:tc>
      </w:tr>
      <w:tr w:rsidR="008D3C17" w14:paraId="64D05236" w14:textId="77777777">
        <w:tc>
          <w:tcPr>
            <w:tcW w:w="0" w:type="auto"/>
          </w:tcPr>
          <w:p w14:paraId="3F8AA6C6" w14:textId="77777777" w:rsidR="008D3C17" w:rsidRDefault="00000000" w:rsidP="005A008E">
            <w:pPr>
              <w:pStyle w:val="Compact"/>
              <w:spacing w:line="360" w:lineRule="auto"/>
            </w:pPr>
            <w:r>
              <w:t>Train/validation split</w:t>
            </w:r>
          </w:p>
        </w:tc>
        <w:tc>
          <w:tcPr>
            <w:tcW w:w="0" w:type="auto"/>
          </w:tcPr>
          <w:p w14:paraId="452CDABD" w14:textId="77777777" w:rsidR="008D3C17" w:rsidRDefault="00000000" w:rsidP="005A008E">
            <w:pPr>
              <w:pStyle w:val="Compact"/>
              <w:spacing w:line="360" w:lineRule="auto"/>
              <w:jc w:val="right"/>
            </w:pPr>
            <w:r>
              <w:t>80 / 20</w:t>
            </w:r>
          </w:p>
        </w:tc>
      </w:tr>
      <w:tr w:rsidR="008D3C17" w14:paraId="5EAFB2D8" w14:textId="77777777">
        <w:tc>
          <w:tcPr>
            <w:tcW w:w="0" w:type="auto"/>
          </w:tcPr>
          <w:p w14:paraId="26EEBB62" w14:textId="77777777" w:rsidR="008D3C17" w:rsidRDefault="00000000" w:rsidP="005A008E">
            <w:pPr>
              <w:pStyle w:val="Compact"/>
              <w:spacing w:line="360" w:lineRule="auto"/>
            </w:pPr>
            <w:r>
              <w:t>Unique entity types</w:t>
            </w:r>
          </w:p>
        </w:tc>
        <w:tc>
          <w:tcPr>
            <w:tcW w:w="0" w:type="auto"/>
          </w:tcPr>
          <w:p w14:paraId="2F97694E" w14:textId="77777777" w:rsidR="008D3C17" w:rsidRDefault="00000000" w:rsidP="005A008E">
            <w:pPr>
              <w:pStyle w:val="Compact"/>
              <w:spacing w:line="360" w:lineRule="auto"/>
              <w:jc w:val="right"/>
            </w:pPr>
            <w:r>
              <w:t>8</w:t>
            </w:r>
          </w:p>
        </w:tc>
      </w:tr>
      <w:tr w:rsidR="008D3C17" w14:paraId="1029296B" w14:textId="77777777">
        <w:tc>
          <w:tcPr>
            <w:tcW w:w="0" w:type="auto"/>
          </w:tcPr>
          <w:p w14:paraId="156CFCAF" w14:textId="77777777" w:rsidR="008D3C17" w:rsidRDefault="00000000" w:rsidP="005A008E">
            <w:pPr>
              <w:pStyle w:val="Compact"/>
              <w:spacing w:line="360" w:lineRule="auto"/>
            </w:pPr>
            <w:r>
              <w:t>BIO labels (incl. O)</w:t>
            </w:r>
          </w:p>
        </w:tc>
        <w:tc>
          <w:tcPr>
            <w:tcW w:w="0" w:type="auto"/>
          </w:tcPr>
          <w:p w14:paraId="112694DA" w14:textId="77777777" w:rsidR="008D3C17" w:rsidRDefault="00000000" w:rsidP="005A008E">
            <w:pPr>
              <w:pStyle w:val="Compact"/>
              <w:spacing w:line="360" w:lineRule="auto"/>
              <w:jc w:val="right"/>
            </w:pPr>
            <w:r>
              <w:t>17</w:t>
            </w:r>
          </w:p>
        </w:tc>
      </w:tr>
    </w:tbl>
    <w:p w14:paraId="1626A685" w14:textId="412625DE" w:rsidR="008D3C17" w:rsidRDefault="00000000" w:rsidP="005A008E">
      <w:pPr>
        <w:pStyle w:val="BodyText"/>
        <w:spacing w:line="360" w:lineRule="auto"/>
      </w:pPr>
      <w:r>
        <w:t xml:space="preserve">The interesting story is in the entity-level distribution, not in the headline counts. Table 6.3 shows what each entity type is worth as a share of the entity-token total — and it is exactly the imbalance </w:t>
      </w:r>
      <w:del w:id="522" w:author="Accreditation" w:date="2026-05-20T15:46:00Z" w16du:dateUtc="2026-05-20T12:46:00Z">
        <w:r w:rsidDel="00C22A33">
          <w:delText>§</w:delText>
        </w:r>
      </w:del>
      <w:ins w:id="523" w:author="Accreditation" w:date="2026-05-20T15:46:00Z" w16du:dateUtc="2026-05-20T12:46:00Z">
        <w:r w:rsidR="00C22A33">
          <w:t xml:space="preserve">Section </w:t>
        </w:r>
      </w:ins>
      <w:r>
        <w:t>2.4 warned about.</w:t>
      </w:r>
    </w:p>
    <w:p w14:paraId="63CEFC14" w14:textId="77777777" w:rsidR="008D3C17" w:rsidRDefault="00000000" w:rsidP="005A008E">
      <w:pPr>
        <w:pStyle w:val="BodyText"/>
        <w:spacing w:line="360" w:lineRule="auto"/>
      </w:pPr>
      <w:r>
        <w:rPr>
          <w:i/>
          <w:iCs/>
        </w:rPr>
        <w:t>Table 6.3: Entity-level frequency in the full pre-processed corpus</w:t>
      </w:r>
    </w:p>
    <w:tbl>
      <w:tblPr>
        <w:tblStyle w:val="Table"/>
        <w:tblW w:w="0" w:type="auto"/>
        <w:tblLook w:val="0020" w:firstRow="1" w:lastRow="0" w:firstColumn="0" w:lastColumn="0" w:noHBand="0" w:noVBand="0"/>
      </w:tblPr>
      <w:tblGrid>
        <w:gridCol w:w="1531"/>
        <w:gridCol w:w="1054"/>
        <w:gridCol w:w="1893"/>
      </w:tblGrid>
      <w:tr w:rsidR="008D3C17" w14:paraId="04AAB8F3"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0" w:type="auto"/>
          </w:tcPr>
          <w:p w14:paraId="16A97B36" w14:textId="77777777" w:rsidR="008D3C17" w:rsidRDefault="00000000" w:rsidP="005A008E">
            <w:pPr>
              <w:pStyle w:val="Compact"/>
              <w:spacing w:line="360" w:lineRule="auto"/>
            </w:pPr>
            <w:r>
              <w:t>Entity</w:t>
            </w:r>
          </w:p>
        </w:tc>
        <w:tc>
          <w:tcPr>
            <w:tcW w:w="0" w:type="auto"/>
          </w:tcPr>
          <w:p w14:paraId="7EE88853" w14:textId="77777777" w:rsidR="008D3C17" w:rsidRDefault="00000000" w:rsidP="005A008E">
            <w:pPr>
              <w:pStyle w:val="Compact"/>
              <w:spacing w:line="360" w:lineRule="auto"/>
              <w:jc w:val="right"/>
            </w:pPr>
            <w:r>
              <w:t>Count</w:t>
            </w:r>
          </w:p>
        </w:tc>
        <w:tc>
          <w:tcPr>
            <w:tcW w:w="0" w:type="auto"/>
          </w:tcPr>
          <w:p w14:paraId="39C2E3D2" w14:textId="77777777" w:rsidR="008D3C17" w:rsidRDefault="00000000" w:rsidP="005A008E">
            <w:pPr>
              <w:pStyle w:val="Compact"/>
              <w:spacing w:line="360" w:lineRule="auto"/>
              <w:jc w:val="right"/>
            </w:pPr>
            <w:r>
              <w:t>Share of entities</w:t>
            </w:r>
          </w:p>
        </w:tc>
      </w:tr>
      <w:tr w:rsidR="008D3C17" w14:paraId="5B9911EF" w14:textId="77777777">
        <w:tc>
          <w:tcPr>
            <w:tcW w:w="0" w:type="auto"/>
          </w:tcPr>
          <w:p w14:paraId="2485E499" w14:textId="77777777" w:rsidR="008D3C17" w:rsidRDefault="00000000" w:rsidP="005A008E">
            <w:pPr>
              <w:pStyle w:val="Compact"/>
              <w:spacing w:line="360" w:lineRule="auto"/>
            </w:pPr>
            <w:r>
              <w:t>ACTOR</w:t>
            </w:r>
          </w:p>
        </w:tc>
        <w:tc>
          <w:tcPr>
            <w:tcW w:w="0" w:type="auto"/>
          </w:tcPr>
          <w:p w14:paraId="3F9F7C67" w14:textId="77777777" w:rsidR="008D3C17" w:rsidRDefault="00000000" w:rsidP="005A008E">
            <w:pPr>
              <w:pStyle w:val="Compact"/>
              <w:spacing w:line="360" w:lineRule="auto"/>
              <w:jc w:val="right"/>
            </w:pPr>
            <w:r>
              <w:t>242,302</w:t>
            </w:r>
          </w:p>
        </w:tc>
        <w:tc>
          <w:tcPr>
            <w:tcW w:w="0" w:type="auto"/>
          </w:tcPr>
          <w:p w14:paraId="64744572" w14:textId="77777777" w:rsidR="008D3C17" w:rsidRDefault="00000000" w:rsidP="005A008E">
            <w:pPr>
              <w:pStyle w:val="Compact"/>
              <w:spacing w:line="360" w:lineRule="auto"/>
              <w:jc w:val="right"/>
            </w:pPr>
            <w:r>
              <w:t>23.9 %</w:t>
            </w:r>
          </w:p>
        </w:tc>
      </w:tr>
      <w:tr w:rsidR="008D3C17" w14:paraId="543E35D9" w14:textId="77777777">
        <w:tc>
          <w:tcPr>
            <w:tcW w:w="0" w:type="auto"/>
          </w:tcPr>
          <w:p w14:paraId="1A51F0C4" w14:textId="77777777" w:rsidR="008D3C17" w:rsidRDefault="00000000" w:rsidP="005A008E">
            <w:pPr>
              <w:pStyle w:val="Compact"/>
              <w:spacing w:line="360" w:lineRule="auto"/>
            </w:pPr>
            <w:r>
              <w:t>CITY</w:t>
            </w:r>
          </w:p>
        </w:tc>
        <w:tc>
          <w:tcPr>
            <w:tcW w:w="0" w:type="auto"/>
          </w:tcPr>
          <w:p w14:paraId="548E5B1B" w14:textId="77777777" w:rsidR="008D3C17" w:rsidRDefault="00000000" w:rsidP="005A008E">
            <w:pPr>
              <w:pStyle w:val="Compact"/>
              <w:spacing w:line="360" w:lineRule="auto"/>
              <w:jc w:val="right"/>
            </w:pPr>
            <w:r>
              <w:t>222,065</w:t>
            </w:r>
          </w:p>
        </w:tc>
        <w:tc>
          <w:tcPr>
            <w:tcW w:w="0" w:type="auto"/>
          </w:tcPr>
          <w:p w14:paraId="7449F4B8" w14:textId="77777777" w:rsidR="008D3C17" w:rsidRDefault="00000000" w:rsidP="005A008E">
            <w:pPr>
              <w:pStyle w:val="Compact"/>
              <w:spacing w:line="360" w:lineRule="auto"/>
              <w:jc w:val="right"/>
            </w:pPr>
            <w:r>
              <w:t>21.9 %</w:t>
            </w:r>
          </w:p>
        </w:tc>
      </w:tr>
      <w:tr w:rsidR="008D3C17" w14:paraId="1009AD8A" w14:textId="77777777">
        <w:tc>
          <w:tcPr>
            <w:tcW w:w="0" w:type="auto"/>
          </w:tcPr>
          <w:p w14:paraId="71A49B2C" w14:textId="77777777" w:rsidR="008D3C17" w:rsidRDefault="00000000" w:rsidP="005A008E">
            <w:pPr>
              <w:pStyle w:val="Compact"/>
              <w:spacing w:line="360" w:lineRule="auto"/>
            </w:pPr>
            <w:r>
              <w:t>DATE</w:t>
            </w:r>
          </w:p>
        </w:tc>
        <w:tc>
          <w:tcPr>
            <w:tcW w:w="0" w:type="auto"/>
          </w:tcPr>
          <w:p w14:paraId="52E1E2EA" w14:textId="77777777" w:rsidR="008D3C17" w:rsidRDefault="00000000" w:rsidP="005A008E">
            <w:pPr>
              <w:pStyle w:val="Compact"/>
              <w:spacing w:line="360" w:lineRule="auto"/>
              <w:jc w:val="right"/>
            </w:pPr>
            <w:r>
              <w:t>160,664</w:t>
            </w:r>
          </w:p>
        </w:tc>
        <w:tc>
          <w:tcPr>
            <w:tcW w:w="0" w:type="auto"/>
          </w:tcPr>
          <w:p w14:paraId="3ECB15A2" w14:textId="77777777" w:rsidR="008D3C17" w:rsidRDefault="00000000" w:rsidP="005A008E">
            <w:pPr>
              <w:pStyle w:val="Compact"/>
              <w:spacing w:line="360" w:lineRule="auto"/>
              <w:jc w:val="right"/>
            </w:pPr>
            <w:r>
              <w:t>15.9 %</w:t>
            </w:r>
          </w:p>
        </w:tc>
      </w:tr>
      <w:tr w:rsidR="008D3C17" w14:paraId="54D758F1" w14:textId="77777777">
        <w:tc>
          <w:tcPr>
            <w:tcW w:w="0" w:type="auto"/>
          </w:tcPr>
          <w:p w14:paraId="5E5337C2" w14:textId="77777777" w:rsidR="008D3C17" w:rsidRDefault="00000000" w:rsidP="005A008E">
            <w:pPr>
              <w:pStyle w:val="Compact"/>
              <w:spacing w:line="360" w:lineRule="auto"/>
            </w:pPr>
            <w:r>
              <w:t>REGION</w:t>
            </w:r>
          </w:p>
        </w:tc>
        <w:tc>
          <w:tcPr>
            <w:tcW w:w="0" w:type="auto"/>
          </w:tcPr>
          <w:p w14:paraId="398F0942" w14:textId="77777777" w:rsidR="008D3C17" w:rsidRDefault="00000000" w:rsidP="005A008E">
            <w:pPr>
              <w:pStyle w:val="Compact"/>
              <w:spacing w:line="360" w:lineRule="auto"/>
              <w:jc w:val="right"/>
            </w:pPr>
            <w:r>
              <w:t>121,892</w:t>
            </w:r>
          </w:p>
        </w:tc>
        <w:tc>
          <w:tcPr>
            <w:tcW w:w="0" w:type="auto"/>
          </w:tcPr>
          <w:p w14:paraId="3F630583" w14:textId="77777777" w:rsidR="008D3C17" w:rsidRDefault="00000000" w:rsidP="005A008E">
            <w:pPr>
              <w:pStyle w:val="Compact"/>
              <w:spacing w:line="360" w:lineRule="auto"/>
              <w:jc w:val="right"/>
            </w:pPr>
            <w:r>
              <w:t>12.0 %</w:t>
            </w:r>
          </w:p>
        </w:tc>
      </w:tr>
      <w:tr w:rsidR="008D3C17" w14:paraId="6B867520" w14:textId="77777777">
        <w:tc>
          <w:tcPr>
            <w:tcW w:w="0" w:type="auto"/>
          </w:tcPr>
          <w:p w14:paraId="647BF409" w14:textId="77777777" w:rsidR="008D3C17" w:rsidRDefault="00000000" w:rsidP="005A008E">
            <w:pPr>
              <w:pStyle w:val="Compact"/>
              <w:spacing w:line="360" w:lineRule="auto"/>
            </w:pPr>
            <w:r>
              <w:lastRenderedPageBreak/>
              <w:t>DISTRICT</w:t>
            </w:r>
          </w:p>
        </w:tc>
        <w:tc>
          <w:tcPr>
            <w:tcW w:w="0" w:type="auto"/>
          </w:tcPr>
          <w:p w14:paraId="024DD8FC" w14:textId="77777777" w:rsidR="008D3C17" w:rsidRDefault="00000000" w:rsidP="005A008E">
            <w:pPr>
              <w:pStyle w:val="Compact"/>
              <w:spacing w:line="360" w:lineRule="auto"/>
              <w:jc w:val="right"/>
            </w:pPr>
            <w:r>
              <w:t>107,453</w:t>
            </w:r>
          </w:p>
        </w:tc>
        <w:tc>
          <w:tcPr>
            <w:tcW w:w="0" w:type="auto"/>
          </w:tcPr>
          <w:p w14:paraId="7F89FB9B" w14:textId="77777777" w:rsidR="008D3C17" w:rsidRDefault="00000000" w:rsidP="005A008E">
            <w:pPr>
              <w:pStyle w:val="Compact"/>
              <w:spacing w:line="360" w:lineRule="auto"/>
              <w:jc w:val="right"/>
            </w:pPr>
            <w:r>
              <w:t>10.6 %</w:t>
            </w:r>
          </w:p>
        </w:tc>
      </w:tr>
      <w:tr w:rsidR="008D3C17" w14:paraId="20DD7630" w14:textId="77777777">
        <w:tc>
          <w:tcPr>
            <w:tcW w:w="0" w:type="auto"/>
          </w:tcPr>
          <w:p w14:paraId="20483B4C" w14:textId="77777777" w:rsidR="008D3C17" w:rsidRDefault="00000000" w:rsidP="005A008E">
            <w:pPr>
              <w:pStyle w:val="Compact"/>
              <w:spacing w:line="360" w:lineRule="auto"/>
            </w:pPr>
            <w:r>
              <w:t>ACTION</w:t>
            </w:r>
          </w:p>
        </w:tc>
        <w:tc>
          <w:tcPr>
            <w:tcW w:w="0" w:type="auto"/>
          </w:tcPr>
          <w:p w14:paraId="0E179107" w14:textId="77777777" w:rsidR="008D3C17" w:rsidRDefault="00000000" w:rsidP="005A008E">
            <w:pPr>
              <w:pStyle w:val="Compact"/>
              <w:spacing w:line="360" w:lineRule="auto"/>
              <w:jc w:val="right"/>
            </w:pPr>
            <w:r>
              <w:t>50,109</w:t>
            </w:r>
          </w:p>
        </w:tc>
        <w:tc>
          <w:tcPr>
            <w:tcW w:w="0" w:type="auto"/>
          </w:tcPr>
          <w:p w14:paraId="392378C8" w14:textId="77777777" w:rsidR="008D3C17" w:rsidRDefault="00000000" w:rsidP="005A008E">
            <w:pPr>
              <w:pStyle w:val="Compact"/>
              <w:spacing w:line="360" w:lineRule="auto"/>
              <w:jc w:val="right"/>
            </w:pPr>
            <w:r>
              <w:t>4.9 %</w:t>
            </w:r>
          </w:p>
        </w:tc>
      </w:tr>
      <w:tr w:rsidR="008D3C17" w14:paraId="0C5776D2" w14:textId="77777777">
        <w:tc>
          <w:tcPr>
            <w:tcW w:w="0" w:type="auto"/>
          </w:tcPr>
          <w:p w14:paraId="6B0BC7A2" w14:textId="77777777" w:rsidR="008D3C17" w:rsidRDefault="00000000" w:rsidP="005A008E">
            <w:pPr>
              <w:pStyle w:val="Compact"/>
              <w:spacing w:line="360" w:lineRule="auto"/>
            </w:pPr>
            <w:r>
              <w:t>VICTIM</w:t>
            </w:r>
          </w:p>
        </w:tc>
        <w:tc>
          <w:tcPr>
            <w:tcW w:w="0" w:type="auto"/>
          </w:tcPr>
          <w:p w14:paraId="3DF67488" w14:textId="77777777" w:rsidR="008D3C17" w:rsidRDefault="00000000" w:rsidP="005A008E">
            <w:pPr>
              <w:pStyle w:val="Compact"/>
              <w:spacing w:line="360" w:lineRule="auto"/>
              <w:jc w:val="right"/>
            </w:pPr>
            <w:r>
              <w:t>27,641</w:t>
            </w:r>
          </w:p>
        </w:tc>
        <w:tc>
          <w:tcPr>
            <w:tcW w:w="0" w:type="auto"/>
          </w:tcPr>
          <w:p w14:paraId="32E167CA" w14:textId="77777777" w:rsidR="008D3C17" w:rsidRDefault="00000000" w:rsidP="005A008E">
            <w:pPr>
              <w:pStyle w:val="Compact"/>
              <w:spacing w:line="360" w:lineRule="auto"/>
              <w:jc w:val="right"/>
            </w:pPr>
            <w:r>
              <w:t>2.7 %</w:t>
            </w:r>
          </w:p>
        </w:tc>
      </w:tr>
      <w:tr w:rsidR="008D3C17" w14:paraId="734F31A9" w14:textId="77777777">
        <w:tc>
          <w:tcPr>
            <w:tcW w:w="0" w:type="auto"/>
          </w:tcPr>
          <w:p w14:paraId="1275FFE1" w14:textId="77777777" w:rsidR="008D3C17" w:rsidRDefault="00000000" w:rsidP="005A008E">
            <w:pPr>
              <w:pStyle w:val="Compact"/>
              <w:spacing w:line="360" w:lineRule="auto"/>
            </w:pPr>
            <w:r>
              <w:t>CASUALTIES</w:t>
            </w:r>
          </w:p>
        </w:tc>
        <w:tc>
          <w:tcPr>
            <w:tcW w:w="0" w:type="auto"/>
          </w:tcPr>
          <w:p w14:paraId="53E606F2" w14:textId="77777777" w:rsidR="008D3C17" w:rsidRDefault="00000000" w:rsidP="005A008E">
            <w:pPr>
              <w:pStyle w:val="Compact"/>
              <w:spacing w:line="360" w:lineRule="auto"/>
              <w:jc w:val="right"/>
            </w:pPr>
            <w:r>
              <w:t>24,634</w:t>
            </w:r>
          </w:p>
        </w:tc>
        <w:tc>
          <w:tcPr>
            <w:tcW w:w="0" w:type="auto"/>
          </w:tcPr>
          <w:p w14:paraId="3AA55233" w14:textId="77777777" w:rsidR="008D3C17" w:rsidRDefault="00000000" w:rsidP="005A008E">
            <w:pPr>
              <w:pStyle w:val="Compact"/>
              <w:spacing w:line="360" w:lineRule="auto"/>
              <w:jc w:val="right"/>
            </w:pPr>
            <w:r>
              <w:t>2.4 %</w:t>
            </w:r>
          </w:p>
        </w:tc>
      </w:tr>
    </w:tbl>
    <w:p w14:paraId="40311702" w14:textId="6F878AB1" w:rsidR="008D3C17" w:rsidRDefault="00000000" w:rsidP="005A008E">
      <w:pPr>
        <w:pStyle w:val="BodyText"/>
        <w:spacing w:line="360" w:lineRule="auto"/>
      </w:pPr>
      <w:r>
        <w:t xml:space="preserve">ACTOR, CITY, and DATE between them carry the majority of entity tokens; VICTIM and CASUALTIES barely break two and a half percent each. Step back one level and the imbalance gets worse: the O label (everything that isn’t an entity) accounts for roughly seventy-eight percent of all tokens. A naive cross-entropy fine-tune on this distribution will report deceptively high overall accuracy while quietly under-recovering exactly the rare entities an analyst cares about most. This is the table that motivates </w:t>
      </w:r>
      <w:del w:id="524" w:author="Accreditation" w:date="2026-05-20T15:46:00Z" w16du:dateUtc="2026-05-20T12:46:00Z">
        <w:r w:rsidDel="00C22A33">
          <w:delText>§</w:delText>
        </w:r>
      </w:del>
      <w:ins w:id="525" w:author="Accreditation" w:date="2026-05-20T15:46:00Z" w16du:dateUtc="2026-05-20T12:46:00Z">
        <w:r w:rsidR="00C22A33">
          <w:t xml:space="preserve">Section </w:t>
        </w:r>
      </w:ins>
      <w:r>
        <w:t>6.6’s ablation.</w:t>
      </w:r>
    </w:p>
    <w:p w14:paraId="364C6FE2" w14:textId="3DE0885C" w:rsidR="008D3C17" w:rsidRDefault="00000000" w:rsidP="005A008E">
      <w:pPr>
        <w:pStyle w:val="BodyText"/>
        <w:spacing w:line="360" w:lineRule="auto"/>
      </w:pPr>
      <w:r>
        <w:t>After running the corpus through the diversity sampler and the template augmenter (</w:t>
      </w:r>
      <w:del w:id="526" w:author="Accreditation" w:date="2026-05-20T15:46:00Z" w16du:dateUtc="2026-05-20T12:46:00Z">
        <w:r w:rsidDel="00C22A33">
          <w:delText>§</w:delText>
        </w:r>
      </w:del>
      <w:ins w:id="527" w:author="Accreditation" w:date="2026-05-20T15:46:00Z" w16du:dateUtc="2026-05-20T12:46:00Z">
        <w:r w:rsidR="00C22A33">
          <w:t xml:space="preserve">Section </w:t>
        </w:r>
      </w:ins>
      <w:r>
        <w:t>5.3), the production training corpus is 50,000 examples split 80 / 20 into 40,000 training and 10,000 validation. Augmented examples make up about thirty percent of this corpus and push the share of ACTION, VICTIM, and CASUALTIES tokens up to roughly twenty-six to thirty-two percent of their respective categories in the optimised subset — enough exposure to learn from, without drowning the natural distribution.</w:t>
      </w:r>
    </w:p>
    <w:p w14:paraId="2D6D07DF" w14:textId="77777777" w:rsidR="008D3C17" w:rsidRDefault="00000000" w:rsidP="005A008E">
      <w:pPr>
        <w:pStyle w:val="BodyText"/>
        <w:spacing w:line="360" w:lineRule="auto"/>
      </w:pPr>
      <w:r>
        <w:t>Class weights derived from the training-set distribution by inverse-frequency weighting are summarised in Table 6.4; minority entities receive the maximum weight of ten, the dominant O class is heavily down-weighted.</w:t>
      </w:r>
    </w:p>
    <w:p w14:paraId="4AD3B686" w14:textId="77777777" w:rsidR="008D3C17" w:rsidRDefault="00000000" w:rsidP="005A008E">
      <w:pPr>
        <w:pStyle w:val="BodyText"/>
        <w:spacing w:line="360" w:lineRule="auto"/>
      </w:pPr>
      <w:r>
        <w:rPr>
          <w:i/>
          <w:iCs/>
        </w:rPr>
        <w:t>Table 6.4: Inverse-frequency class weights computed from the training-set distribution and used in the focal-loss objective</w:t>
      </w:r>
    </w:p>
    <w:tbl>
      <w:tblPr>
        <w:tblStyle w:val="Table"/>
        <w:tblW w:w="0" w:type="auto"/>
        <w:tblLook w:val="0020" w:firstRow="1" w:lastRow="0" w:firstColumn="0" w:lastColumn="0" w:noHBand="0" w:noVBand="0"/>
      </w:tblPr>
      <w:tblGrid>
        <w:gridCol w:w="1758"/>
        <w:gridCol w:w="940"/>
      </w:tblGrid>
      <w:tr w:rsidR="008D3C17" w14:paraId="749EB652"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0" w:type="auto"/>
          </w:tcPr>
          <w:p w14:paraId="370E1B95" w14:textId="77777777" w:rsidR="008D3C17" w:rsidRDefault="00000000" w:rsidP="005A008E">
            <w:pPr>
              <w:pStyle w:val="Compact"/>
              <w:spacing w:line="360" w:lineRule="auto"/>
            </w:pPr>
            <w:r>
              <w:t>Label</w:t>
            </w:r>
          </w:p>
        </w:tc>
        <w:tc>
          <w:tcPr>
            <w:tcW w:w="0" w:type="auto"/>
          </w:tcPr>
          <w:p w14:paraId="3344E1FF" w14:textId="77777777" w:rsidR="008D3C17" w:rsidRDefault="00000000" w:rsidP="005A008E">
            <w:pPr>
              <w:pStyle w:val="Compact"/>
              <w:spacing w:line="360" w:lineRule="auto"/>
              <w:jc w:val="right"/>
            </w:pPr>
            <w:r>
              <w:t>Weight</w:t>
            </w:r>
          </w:p>
        </w:tc>
      </w:tr>
      <w:tr w:rsidR="008D3C17" w14:paraId="4642A033" w14:textId="77777777">
        <w:tc>
          <w:tcPr>
            <w:tcW w:w="0" w:type="auto"/>
          </w:tcPr>
          <w:p w14:paraId="07C55AF5" w14:textId="77777777" w:rsidR="008D3C17" w:rsidRDefault="00000000" w:rsidP="005A008E">
            <w:pPr>
              <w:pStyle w:val="Compact"/>
              <w:spacing w:line="360" w:lineRule="auto"/>
            </w:pPr>
            <w:r>
              <w:t>O</w:t>
            </w:r>
          </w:p>
        </w:tc>
        <w:tc>
          <w:tcPr>
            <w:tcW w:w="0" w:type="auto"/>
          </w:tcPr>
          <w:p w14:paraId="393F2386" w14:textId="77777777" w:rsidR="008D3C17" w:rsidRDefault="00000000" w:rsidP="005A008E">
            <w:pPr>
              <w:pStyle w:val="Compact"/>
              <w:spacing w:line="360" w:lineRule="auto"/>
              <w:jc w:val="right"/>
            </w:pPr>
            <w:r>
              <w:t>0.070</w:t>
            </w:r>
          </w:p>
        </w:tc>
      </w:tr>
      <w:tr w:rsidR="008D3C17" w14:paraId="053F20CE" w14:textId="77777777">
        <w:tc>
          <w:tcPr>
            <w:tcW w:w="0" w:type="auto"/>
          </w:tcPr>
          <w:p w14:paraId="05089A2D" w14:textId="77777777" w:rsidR="008D3C17" w:rsidRDefault="00000000" w:rsidP="005A008E">
            <w:pPr>
              <w:pStyle w:val="Compact"/>
              <w:spacing w:line="360" w:lineRule="auto"/>
            </w:pPr>
            <w:r>
              <w:t>B-DATE</w:t>
            </w:r>
          </w:p>
        </w:tc>
        <w:tc>
          <w:tcPr>
            <w:tcW w:w="0" w:type="auto"/>
          </w:tcPr>
          <w:p w14:paraId="360F5510" w14:textId="77777777" w:rsidR="008D3C17" w:rsidRDefault="00000000" w:rsidP="005A008E">
            <w:pPr>
              <w:pStyle w:val="Compact"/>
              <w:spacing w:line="360" w:lineRule="auto"/>
              <w:jc w:val="right"/>
            </w:pPr>
            <w:r>
              <w:t>3.373</w:t>
            </w:r>
          </w:p>
        </w:tc>
      </w:tr>
      <w:tr w:rsidR="008D3C17" w14:paraId="0628F745" w14:textId="77777777">
        <w:tc>
          <w:tcPr>
            <w:tcW w:w="0" w:type="auto"/>
          </w:tcPr>
          <w:p w14:paraId="61DA3814" w14:textId="77777777" w:rsidR="008D3C17" w:rsidRDefault="00000000" w:rsidP="005A008E">
            <w:pPr>
              <w:pStyle w:val="Compact"/>
              <w:spacing w:line="360" w:lineRule="auto"/>
            </w:pPr>
            <w:r>
              <w:lastRenderedPageBreak/>
              <w:t>B-ACTOR</w:t>
            </w:r>
          </w:p>
        </w:tc>
        <w:tc>
          <w:tcPr>
            <w:tcW w:w="0" w:type="auto"/>
          </w:tcPr>
          <w:p w14:paraId="0BA64EC8" w14:textId="77777777" w:rsidR="008D3C17" w:rsidRDefault="00000000" w:rsidP="005A008E">
            <w:pPr>
              <w:pStyle w:val="Compact"/>
              <w:spacing w:line="360" w:lineRule="auto"/>
              <w:jc w:val="right"/>
            </w:pPr>
            <w:r>
              <w:t>2.212</w:t>
            </w:r>
          </w:p>
        </w:tc>
      </w:tr>
      <w:tr w:rsidR="008D3C17" w14:paraId="7A7168DC" w14:textId="77777777">
        <w:tc>
          <w:tcPr>
            <w:tcW w:w="0" w:type="auto"/>
          </w:tcPr>
          <w:p w14:paraId="6CA2D6C6" w14:textId="77777777" w:rsidR="008D3C17" w:rsidRDefault="00000000" w:rsidP="005A008E">
            <w:pPr>
              <w:pStyle w:val="Compact"/>
              <w:spacing w:line="360" w:lineRule="auto"/>
            </w:pPr>
            <w:r>
              <w:t>B-CITY</w:t>
            </w:r>
          </w:p>
        </w:tc>
        <w:tc>
          <w:tcPr>
            <w:tcW w:w="0" w:type="auto"/>
          </w:tcPr>
          <w:p w14:paraId="3E16596C" w14:textId="77777777" w:rsidR="008D3C17" w:rsidRDefault="00000000" w:rsidP="005A008E">
            <w:pPr>
              <w:pStyle w:val="Compact"/>
              <w:spacing w:line="360" w:lineRule="auto"/>
              <w:jc w:val="right"/>
            </w:pPr>
            <w:r>
              <w:t>2.405</w:t>
            </w:r>
          </w:p>
        </w:tc>
      </w:tr>
      <w:tr w:rsidR="008D3C17" w14:paraId="147EC6FD" w14:textId="77777777">
        <w:tc>
          <w:tcPr>
            <w:tcW w:w="0" w:type="auto"/>
          </w:tcPr>
          <w:p w14:paraId="6BD0BDF3" w14:textId="77777777" w:rsidR="008D3C17" w:rsidRDefault="00000000" w:rsidP="005A008E">
            <w:pPr>
              <w:pStyle w:val="Compact"/>
              <w:spacing w:line="360" w:lineRule="auto"/>
            </w:pPr>
            <w:r>
              <w:t>B-REGION</w:t>
            </w:r>
          </w:p>
        </w:tc>
        <w:tc>
          <w:tcPr>
            <w:tcW w:w="0" w:type="auto"/>
          </w:tcPr>
          <w:p w14:paraId="42140133" w14:textId="77777777" w:rsidR="008D3C17" w:rsidRDefault="00000000" w:rsidP="005A008E">
            <w:pPr>
              <w:pStyle w:val="Compact"/>
              <w:spacing w:line="360" w:lineRule="auto"/>
              <w:jc w:val="right"/>
            </w:pPr>
            <w:r>
              <w:t>4.610</w:t>
            </w:r>
          </w:p>
        </w:tc>
      </w:tr>
      <w:tr w:rsidR="008D3C17" w14:paraId="0D6DBD49" w14:textId="77777777">
        <w:tc>
          <w:tcPr>
            <w:tcW w:w="0" w:type="auto"/>
          </w:tcPr>
          <w:p w14:paraId="5EA499FF" w14:textId="77777777" w:rsidR="008D3C17" w:rsidRDefault="00000000" w:rsidP="005A008E">
            <w:pPr>
              <w:pStyle w:val="Compact"/>
              <w:spacing w:line="360" w:lineRule="auto"/>
            </w:pPr>
            <w:r>
              <w:t>B-DISTRICT</w:t>
            </w:r>
          </w:p>
        </w:tc>
        <w:tc>
          <w:tcPr>
            <w:tcW w:w="0" w:type="auto"/>
          </w:tcPr>
          <w:p w14:paraId="6BB4AD6A" w14:textId="77777777" w:rsidR="008D3C17" w:rsidRDefault="00000000" w:rsidP="005A008E">
            <w:pPr>
              <w:pStyle w:val="Compact"/>
              <w:spacing w:line="360" w:lineRule="auto"/>
              <w:jc w:val="right"/>
            </w:pPr>
            <w:r>
              <w:t>5.022</w:t>
            </w:r>
          </w:p>
        </w:tc>
      </w:tr>
      <w:tr w:rsidR="008D3C17" w14:paraId="583CAA69" w14:textId="77777777">
        <w:tc>
          <w:tcPr>
            <w:tcW w:w="0" w:type="auto"/>
          </w:tcPr>
          <w:p w14:paraId="46036413" w14:textId="77777777" w:rsidR="008D3C17" w:rsidRDefault="00000000" w:rsidP="005A008E">
            <w:pPr>
              <w:pStyle w:val="Compact"/>
              <w:spacing w:line="360" w:lineRule="auto"/>
            </w:pPr>
            <w:r>
              <w:t>B-CASUALTIES</w:t>
            </w:r>
          </w:p>
        </w:tc>
        <w:tc>
          <w:tcPr>
            <w:tcW w:w="0" w:type="auto"/>
          </w:tcPr>
          <w:p w14:paraId="0B22FC7B" w14:textId="77777777" w:rsidR="008D3C17" w:rsidRDefault="00000000" w:rsidP="005A008E">
            <w:pPr>
              <w:pStyle w:val="Compact"/>
              <w:spacing w:line="360" w:lineRule="auto"/>
              <w:jc w:val="right"/>
            </w:pPr>
            <w:r>
              <w:t>10.000</w:t>
            </w:r>
          </w:p>
        </w:tc>
      </w:tr>
      <w:tr w:rsidR="008D3C17" w14:paraId="4A500043" w14:textId="77777777">
        <w:tc>
          <w:tcPr>
            <w:tcW w:w="0" w:type="auto"/>
          </w:tcPr>
          <w:p w14:paraId="2A627309" w14:textId="77777777" w:rsidR="008D3C17" w:rsidRDefault="00000000" w:rsidP="005A008E">
            <w:pPr>
              <w:pStyle w:val="Compact"/>
              <w:spacing w:line="360" w:lineRule="auto"/>
            </w:pPr>
            <w:r>
              <w:t>B-ACTION</w:t>
            </w:r>
          </w:p>
        </w:tc>
        <w:tc>
          <w:tcPr>
            <w:tcW w:w="0" w:type="auto"/>
          </w:tcPr>
          <w:p w14:paraId="1DE3E189" w14:textId="77777777" w:rsidR="008D3C17" w:rsidRDefault="00000000" w:rsidP="005A008E">
            <w:pPr>
              <w:pStyle w:val="Compact"/>
              <w:spacing w:line="360" w:lineRule="auto"/>
              <w:jc w:val="right"/>
            </w:pPr>
            <w:r>
              <w:t>10.000</w:t>
            </w:r>
          </w:p>
        </w:tc>
      </w:tr>
      <w:tr w:rsidR="008D3C17" w14:paraId="3480D287" w14:textId="77777777">
        <w:tc>
          <w:tcPr>
            <w:tcW w:w="0" w:type="auto"/>
          </w:tcPr>
          <w:p w14:paraId="7A26ECB8" w14:textId="77777777" w:rsidR="008D3C17" w:rsidRDefault="00000000" w:rsidP="005A008E">
            <w:pPr>
              <w:pStyle w:val="Compact"/>
              <w:spacing w:line="360" w:lineRule="auto"/>
            </w:pPr>
            <w:r>
              <w:t>B-VICTIM</w:t>
            </w:r>
          </w:p>
        </w:tc>
        <w:tc>
          <w:tcPr>
            <w:tcW w:w="0" w:type="auto"/>
          </w:tcPr>
          <w:p w14:paraId="42543BA4" w14:textId="77777777" w:rsidR="008D3C17" w:rsidRDefault="00000000" w:rsidP="005A008E">
            <w:pPr>
              <w:pStyle w:val="Compact"/>
              <w:spacing w:line="360" w:lineRule="auto"/>
              <w:jc w:val="right"/>
            </w:pPr>
            <w:r>
              <w:t>10.000</w:t>
            </w:r>
          </w:p>
        </w:tc>
      </w:tr>
    </w:tbl>
    <w:p w14:paraId="4D19579D" w14:textId="3B6F4DD7" w:rsidR="008D3C17" w:rsidRDefault="00000000">
      <w:pPr>
        <w:pStyle w:val="Heading2"/>
        <w:pPrChange w:id="528" w:author="Accreditation" w:date="2026-05-20T15:58:00Z" w16du:dateUtc="2026-05-20T12:58:00Z">
          <w:pPr>
            <w:pStyle w:val="Heading2"/>
            <w:spacing w:line="360" w:lineRule="auto"/>
          </w:pPr>
        </w:pPrChange>
      </w:pPr>
      <w:bookmarkStart w:id="529" w:name="training-dynamics"/>
      <w:bookmarkEnd w:id="520"/>
      <w:del w:id="530" w:author="Accreditation" w:date="2026-05-20T15:58:00Z" w16du:dateUtc="2026-05-20T12:58:00Z">
        <w:r w:rsidDel="005F16A1">
          <w:delText xml:space="preserve">6.3 </w:delText>
        </w:r>
      </w:del>
      <w:r>
        <w:t>Training Dynamics</w:t>
      </w:r>
    </w:p>
    <w:p w14:paraId="60430251" w14:textId="77777777" w:rsidR="008D3C17" w:rsidRDefault="00000000" w:rsidP="005A008E">
      <w:pPr>
        <w:pStyle w:val="FirstParagraph"/>
        <w:spacing w:line="360" w:lineRule="auto"/>
      </w:pPr>
      <w:r>
        <w:t>Figure 6.1 plots training and validation loss across epochs for a representative ten-epoch run with focal loss and class weighting enabled, and Figure 6.2 plots token-level validation accuracy.</w:t>
      </w:r>
    </w:p>
    <w:p w14:paraId="05BCC6EE" w14:textId="77777777" w:rsidR="008D3C17" w:rsidRDefault="00000000" w:rsidP="005A008E">
      <w:pPr>
        <w:pStyle w:val="SourceCode"/>
        <w:spacing w:line="360" w:lineRule="auto"/>
      </w:pPr>
      <w:commentRangeStart w:id="531"/>
      <w:r>
        <w:rPr>
          <w:rStyle w:val="VerbatimChar"/>
        </w:rPr>
        <w:t xml:space="preserve">        loss</w:t>
      </w:r>
      <w:r>
        <w:br/>
      </w:r>
      <w:r>
        <w:rPr>
          <w:rStyle w:val="VerbatimChar"/>
        </w:rPr>
        <w:t xml:space="preserve">   0.020 +</w:t>
      </w:r>
      <w:r>
        <w:br/>
      </w:r>
      <w:r>
        <w:rPr>
          <w:rStyle w:val="VerbatimChar"/>
        </w:rPr>
        <w:t xml:space="preserve">         |  *  (train)</w:t>
      </w:r>
      <w:r>
        <w:br/>
      </w:r>
      <w:r>
        <w:rPr>
          <w:rStyle w:val="VerbatimChar"/>
        </w:rPr>
        <w:t xml:space="preserve">   0.015 +   *</w:t>
      </w:r>
      <w:r>
        <w:br/>
      </w:r>
      <w:r>
        <w:rPr>
          <w:rStyle w:val="VerbatimChar"/>
        </w:rPr>
        <w:t xml:space="preserve">         |    * * * * * * *</w:t>
      </w:r>
      <w:r>
        <w:br/>
      </w:r>
      <w:r>
        <w:rPr>
          <w:rStyle w:val="VerbatimChar"/>
        </w:rPr>
        <w:t xml:space="preserve">   0.010 + .                                . . . . . (val)</w:t>
      </w:r>
      <w:r>
        <w:br/>
      </w:r>
      <w:r>
        <w:rPr>
          <w:rStyle w:val="VerbatimChar"/>
        </w:rPr>
        <w:t xml:space="preserve">         |   . . . . . . .</w:t>
      </w:r>
      <w:r>
        <w:br/>
      </w:r>
      <w:r>
        <w:rPr>
          <w:rStyle w:val="VerbatimChar"/>
        </w:rPr>
        <w:t xml:space="preserve">   0.005 +</w:t>
      </w:r>
      <w:r>
        <w:br/>
      </w:r>
      <w:r>
        <w:rPr>
          <w:rStyle w:val="VerbatimChar"/>
        </w:rPr>
        <w:t xml:space="preserve">         +---+---+---+---+---+---+---+---&gt; epoch</w:t>
      </w:r>
      <w:r>
        <w:br/>
      </w:r>
      <w:r>
        <w:rPr>
          <w:rStyle w:val="VerbatimChar"/>
        </w:rPr>
        <w:t xml:space="preserve">             1   2   3   4   5   6   7</w:t>
      </w:r>
      <w:commentRangeEnd w:id="531"/>
      <w:r w:rsidR="005F16A1">
        <w:rPr>
          <w:rStyle w:val="CommentReference"/>
          <w:sz w:val="24"/>
          <w:szCs w:val="24"/>
        </w:rPr>
        <w:commentReference w:id="531"/>
      </w:r>
    </w:p>
    <w:p w14:paraId="36284259" w14:textId="77777777" w:rsidR="008D3C17" w:rsidRDefault="00000000" w:rsidP="005A008E">
      <w:pPr>
        <w:pStyle w:val="FirstParagraph"/>
        <w:spacing w:line="360" w:lineRule="auto"/>
      </w:pPr>
      <w:r>
        <w:rPr>
          <w:i/>
          <w:iCs/>
        </w:rPr>
        <w:t>Figure 6.1: Training (</w:t>
      </w:r>
      <w:r>
        <w:rPr>
          <w:rStyle w:val="VerbatimChar"/>
          <w:i/>
          <w:iCs/>
        </w:rPr>
        <w:t>*</w:t>
      </w:r>
      <w:r>
        <w:rPr>
          <w:i/>
          <w:iCs/>
        </w:rPr>
        <w:t>) and validation (</w:t>
      </w:r>
      <w:r>
        <w:rPr>
          <w:rStyle w:val="VerbatimChar"/>
          <w:i/>
          <w:iCs/>
        </w:rPr>
        <w:t>.</w:t>
      </w:r>
      <w:r>
        <w:rPr>
          <w:i/>
          <w:iCs/>
        </w:rPr>
        <w:t>) loss curves across epochs for the representative run. The validation loss reaches its minimum at epoch 2 and rises modestly thereafter</w:t>
      </w:r>
    </w:p>
    <w:p w14:paraId="4186186A" w14:textId="77777777" w:rsidR="008D3C17" w:rsidRDefault="00000000" w:rsidP="005A008E">
      <w:pPr>
        <w:pStyle w:val="SourceCode"/>
        <w:spacing w:line="360" w:lineRule="auto"/>
      </w:pPr>
      <w:commentRangeStart w:id="532"/>
      <w:r>
        <w:rPr>
          <w:rStyle w:val="VerbatimChar"/>
        </w:rPr>
        <w:t xml:space="preserve">        accuracy</w:t>
      </w:r>
      <w:r>
        <w:br/>
      </w:r>
      <w:r>
        <w:rPr>
          <w:rStyle w:val="VerbatimChar"/>
        </w:rPr>
        <w:t xml:space="preserve">   97.5% +                            * * *</w:t>
      </w:r>
      <w:r>
        <w:br/>
      </w:r>
      <w:r>
        <w:rPr>
          <w:rStyle w:val="VerbatimChar"/>
        </w:rPr>
        <w:t xml:space="preserve">         |</w:t>
      </w:r>
      <w:r>
        <w:br/>
      </w:r>
      <w:r>
        <w:rPr>
          <w:rStyle w:val="VerbatimChar"/>
        </w:rPr>
        <w:t xml:space="preserve">   97.0% +                * * *</w:t>
      </w:r>
      <w:r>
        <w:br/>
      </w:r>
      <w:r>
        <w:rPr>
          <w:rStyle w:val="VerbatimChar"/>
        </w:rPr>
        <w:lastRenderedPageBreak/>
        <w:t xml:space="preserve">         |         *</w:t>
      </w:r>
      <w:r>
        <w:br/>
      </w:r>
      <w:r>
        <w:rPr>
          <w:rStyle w:val="VerbatimChar"/>
        </w:rPr>
        <w:t xml:space="preserve">   96.5% +</w:t>
      </w:r>
      <w:r>
        <w:br/>
      </w:r>
      <w:r>
        <w:rPr>
          <w:rStyle w:val="VerbatimChar"/>
        </w:rPr>
        <w:t xml:space="preserve">         |   *</w:t>
      </w:r>
      <w:r>
        <w:br/>
      </w:r>
      <w:r>
        <w:rPr>
          <w:rStyle w:val="VerbatimChar"/>
        </w:rPr>
        <w:t xml:space="preserve">   96.0% +</w:t>
      </w:r>
      <w:r>
        <w:br/>
      </w:r>
      <w:r>
        <w:rPr>
          <w:rStyle w:val="VerbatimChar"/>
        </w:rPr>
        <w:t xml:space="preserve">         |</w:t>
      </w:r>
      <w:r>
        <w:br/>
      </w:r>
      <w:r>
        <w:rPr>
          <w:rStyle w:val="VerbatimChar"/>
        </w:rPr>
        <w:t xml:space="preserve">   95.5% + *</w:t>
      </w:r>
      <w:r>
        <w:br/>
      </w:r>
      <w:r>
        <w:rPr>
          <w:rStyle w:val="VerbatimChar"/>
        </w:rPr>
        <w:t xml:space="preserve">         +---+---+---+---+---+---+---+---&gt; epoch</w:t>
      </w:r>
      <w:r>
        <w:br/>
      </w:r>
      <w:r>
        <w:rPr>
          <w:rStyle w:val="VerbatimChar"/>
        </w:rPr>
        <w:t xml:space="preserve">             1   2   3   4   5   6   7</w:t>
      </w:r>
      <w:commentRangeEnd w:id="532"/>
      <w:r w:rsidR="005F16A1">
        <w:rPr>
          <w:rStyle w:val="CommentReference"/>
          <w:sz w:val="24"/>
          <w:szCs w:val="24"/>
        </w:rPr>
        <w:commentReference w:id="532"/>
      </w:r>
    </w:p>
    <w:p w14:paraId="50636A4E" w14:textId="77777777" w:rsidR="008D3C17" w:rsidRDefault="00000000" w:rsidP="005A008E">
      <w:pPr>
        <w:pStyle w:val="FirstParagraph"/>
        <w:spacing w:line="360" w:lineRule="auto"/>
      </w:pPr>
      <w:r>
        <w:rPr>
          <w:i/>
          <w:iCs/>
        </w:rPr>
        <w:t>Figure 6.2: Token-level validation accuracy across epochs for the representative run</w:t>
      </w:r>
    </w:p>
    <w:p w14:paraId="10F21D56" w14:textId="77777777" w:rsidR="008D3C17" w:rsidRDefault="00000000" w:rsidP="005A008E">
      <w:pPr>
        <w:pStyle w:val="BodyText"/>
        <w:spacing w:line="360" w:lineRule="auto"/>
      </w:pPr>
      <w:r>
        <w:rPr>
          <w:i/>
          <w:iCs/>
        </w:rPr>
        <w:t>Table 6.5: Per-epoch training dynamics for the representative run</w:t>
      </w:r>
    </w:p>
    <w:tbl>
      <w:tblPr>
        <w:tblStyle w:val="Table"/>
        <w:tblW w:w="0" w:type="auto"/>
        <w:tblLook w:val="0020" w:firstRow="1" w:lastRow="0" w:firstColumn="0" w:lastColumn="0" w:noHBand="0" w:noVBand="0"/>
      </w:tblPr>
      <w:tblGrid>
        <w:gridCol w:w="875"/>
        <w:gridCol w:w="1263"/>
        <w:gridCol w:w="1081"/>
        <w:gridCol w:w="1565"/>
      </w:tblGrid>
      <w:tr w:rsidR="008D3C17" w14:paraId="4575001C"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0" w:type="auto"/>
          </w:tcPr>
          <w:p w14:paraId="335C2E68" w14:textId="77777777" w:rsidR="008D3C17" w:rsidRDefault="00000000" w:rsidP="005A008E">
            <w:pPr>
              <w:pStyle w:val="Compact"/>
              <w:spacing w:line="360" w:lineRule="auto"/>
              <w:jc w:val="right"/>
            </w:pPr>
            <w:r>
              <w:t>Epoch</w:t>
            </w:r>
          </w:p>
        </w:tc>
        <w:tc>
          <w:tcPr>
            <w:tcW w:w="0" w:type="auto"/>
          </w:tcPr>
          <w:p w14:paraId="726D0E2A" w14:textId="77777777" w:rsidR="008D3C17" w:rsidRDefault="00000000" w:rsidP="005A008E">
            <w:pPr>
              <w:pStyle w:val="Compact"/>
              <w:spacing w:line="360" w:lineRule="auto"/>
              <w:jc w:val="right"/>
            </w:pPr>
            <w:r>
              <w:t>Train Loss</w:t>
            </w:r>
          </w:p>
        </w:tc>
        <w:tc>
          <w:tcPr>
            <w:tcW w:w="0" w:type="auto"/>
          </w:tcPr>
          <w:p w14:paraId="5CC55EE9" w14:textId="77777777" w:rsidR="008D3C17" w:rsidRDefault="00000000" w:rsidP="005A008E">
            <w:pPr>
              <w:pStyle w:val="Compact"/>
              <w:spacing w:line="360" w:lineRule="auto"/>
              <w:jc w:val="right"/>
            </w:pPr>
            <w:r>
              <w:t>Val Loss</w:t>
            </w:r>
          </w:p>
        </w:tc>
        <w:tc>
          <w:tcPr>
            <w:tcW w:w="0" w:type="auto"/>
          </w:tcPr>
          <w:p w14:paraId="1AD70203" w14:textId="77777777" w:rsidR="008D3C17" w:rsidRDefault="00000000" w:rsidP="005A008E">
            <w:pPr>
              <w:pStyle w:val="Compact"/>
              <w:spacing w:line="360" w:lineRule="auto"/>
              <w:jc w:val="right"/>
            </w:pPr>
            <w:r>
              <w:t>Val Accuracy</w:t>
            </w:r>
          </w:p>
        </w:tc>
      </w:tr>
      <w:tr w:rsidR="008D3C17" w14:paraId="03345EDC" w14:textId="77777777">
        <w:tc>
          <w:tcPr>
            <w:tcW w:w="0" w:type="auto"/>
          </w:tcPr>
          <w:p w14:paraId="349215E7" w14:textId="77777777" w:rsidR="008D3C17" w:rsidRDefault="00000000" w:rsidP="005A008E">
            <w:pPr>
              <w:pStyle w:val="Compact"/>
              <w:spacing w:line="360" w:lineRule="auto"/>
              <w:jc w:val="right"/>
            </w:pPr>
            <w:r>
              <w:t>1</w:t>
            </w:r>
          </w:p>
        </w:tc>
        <w:tc>
          <w:tcPr>
            <w:tcW w:w="0" w:type="auto"/>
          </w:tcPr>
          <w:p w14:paraId="635F0FB0" w14:textId="77777777" w:rsidR="008D3C17" w:rsidRDefault="00000000" w:rsidP="005A008E">
            <w:pPr>
              <w:pStyle w:val="Compact"/>
              <w:spacing w:line="360" w:lineRule="auto"/>
              <w:jc w:val="right"/>
            </w:pPr>
            <w:r>
              <w:t>0.0178</w:t>
            </w:r>
          </w:p>
        </w:tc>
        <w:tc>
          <w:tcPr>
            <w:tcW w:w="0" w:type="auto"/>
          </w:tcPr>
          <w:p w14:paraId="50E9CBCC" w14:textId="77777777" w:rsidR="008D3C17" w:rsidRDefault="00000000" w:rsidP="005A008E">
            <w:pPr>
              <w:pStyle w:val="Compact"/>
              <w:spacing w:line="360" w:lineRule="auto"/>
              <w:jc w:val="right"/>
            </w:pPr>
            <w:r>
              <w:t>0.0092</w:t>
            </w:r>
          </w:p>
        </w:tc>
        <w:tc>
          <w:tcPr>
            <w:tcW w:w="0" w:type="auto"/>
          </w:tcPr>
          <w:p w14:paraId="343C2A6D" w14:textId="77777777" w:rsidR="008D3C17" w:rsidRDefault="00000000" w:rsidP="005A008E">
            <w:pPr>
              <w:pStyle w:val="Compact"/>
              <w:spacing w:line="360" w:lineRule="auto"/>
              <w:jc w:val="right"/>
            </w:pPr>
            <w:r>
              <w:t>95.32 %</w:t>
            </w:r>
          </w:p>
        </w:tc>
      </w:tr>
      <w:tr w:rsidR="008D3C17" w14:paraId="6FEEF430" w14:textId="77777777">
        <w:tc>
          <w:tcPr>
            <w:tcW w:w="0" w:type="auto"/>
          </w:tcPr>
          <w:p w14:paraId="0B27C770" w14:textId="77777777" w:rsidR="008D3C17" w:rsidRDefault="00000000" w:rsidP="005A008E">
            <w:pPr>
              <w:pStyle w:val="Compact"/>
              <w:spacing w:line="360" w:lineRule="auto"/>
              <w:jc w:val="right"/>
            </w:pPr>
            <w:r>
              <w:t>2</w:t>
            </w:r>
          </w:p>
        </w:tc>
        <w:tc>
          <w:tcPr>
            <w:tcW w:w="0" w:type="auto"/>
          </w:tcPr>
          <w:p w14:paraId="101AB8EF" w14:textId="77777777" w:rsidR="008D3C17" w:rsidRDefault="00000000" w:rsidP="005A008E">
            <w:pPr>
              <w:pStyle w:val="Compact"/>
              <w:spacing w:line="360" w:lineRule="auto"/>
              <w:jc w:val="right"/>
            </w:pPr>
            <w:r>
              <w:t>0.0061</w:t>
            </w:r>
          </w:p>
        </w:tc>
        <w:tc>
          <w:tcPr>
            <w:tcW w:w="0" w:type="auto"/>
          </w:tcPr>
          <w:p w14:paraId="6C35577E" w14:textId="77777777" w:rsidR="008D3C17" w:rsidRDefault="00000000" w:rsidP="005A008E">
            <w:pPr>
              <w:pStyle w:val="Compact"/>
              <w:spacing w:line="360" w:lineRule="auto"/>
              <w:jc w:val="right"/>
            </w:pPr>
            <w:r>
              <w:rPr>
                <w:b/>
                <w:bCs/>
              </w:rPr>
              <w:t>0.0074</w:t>
            </w:r>
          </w:p>
        </w:tc>
        <w:tc>
          <w:tcPr>
            <w:tcW w:w="0" w:type="auto"/>
          </w:tcPr>
          <w:p w14:paraId="556A73F2" w14:textId="77777777" w:rsidR="008D3C17" w:rsidRDefault="00000000" w:rsidP="005A008E">
            <w:pPr>
              <w:pStyle w:val="Compact"/>
              <w:spacing w:line="360" w:lineRule="auto"/>
              <w:jc w:val="right"/>
            </w:pPr>
            <w:r>
              <w:t>96.64 %</w:t>
            </w:r>
          </w:p>
        </w:tc>
      </w:tr>
      <w:tr w:rsidR="008D3C17" w14:paraId="2BFB4E69" w14:textId="77777777">
        <w:tc>
          <w:tcPr>
            <w:tcW w:w="0" w:type="auto"/>
          </w:tcPr>
          <w:p w14:paraId="3D1AB725" w14:textId="77777777" w:rsidR="008D3C17" w:rsidRDefault="00000000" w:rsidP="005A008E">
            <w:pPr>
              <w:pStyle w:val="Compact"/>
              <w:spacing w:line="360" w:lineRule="auto"/>
              <w:jc w:val="right"/>
            </w:pPr>
            <w:r>
              <w:t>3</w:t>
            </w:r>
          </w:p>
        </w:tc>
        <w:tc>
          <w:tcPr>
            <w:tcW w:w="0" w:type="auto"/>
          </w:tcPr>
          <w:p w14:paraId="44F0DAE3" w14:textId="77777777" w:rsidR="008D3C17" w:rsidRDefault="00000000" w:rsidP="005A008E">
            <w:pPr>
              <w:pStyle w:val="Compact"/>
              <w:spacing w:line="360" w:lineRule="auto"/>
              <w:jc w:val="right"/>
            </w:pPr>
            <w:r>
              <w:t>0.0046</w:t>
            </w:r>
          </w:p>
        </w:tc>
        <w:tc>
          <w:tcPr>
            <w:tcW w:w="0" w:type="auto"/>
          </w:tcPr>
          <w:p w14:paraId="670A0523" w14:textId="77777777" w:rsidR="008D3C17" w:rsidRDefault="00000000" w:rsidP="005A008E">
            <w:pPr>
              <w:pStyle w:val="Compact"/>
              <w:spacing w:line="360" w:lineRule="auto"/>
              <w:jc w:val="right"/>
            </w:pPr>
            <w:r>
              <w:t>0.0076</w:t>
            </w:r>
          </w:p>
        </w:tc>
        <w:tc>
          <w:tcPr>
            <w:tcW w:w="0" w:type="auto"/>
          </w:tcPr>
          <w:p w14:paraId="06740548" w14:textId="77777777" w:rsidR="008D3C17" w:rsidRDefault="00000000" w:rsidP="005A008E">
            <w:pPr>
              <w:pStyle w:val="Compact"/>
              <w:spacing w:line="360" w:lineRule="auto"/>
              <w:jc w:val="right"/>
            </w:pPr>
            <w:r>
              <w:t>96.81 %</w:t>
            </w:r>
          </w:p>
        </w:tc>
      </w:tr>
      <w:tr w:rsidR="008D3C17" w14:paraId="5DAED022" w14:textId="77777777">
        <w:tc>
          <w:tcPr>
            <w:tcW w:w="0" w:type="auto"/>
          </w:tcPr>
          <w:p w14:paraId="62FBCEE9" w14:textId="77777777" w:rsidR="008D3C17" w:rsidRDefault="00000000" w:rsidP="005A008E">
            <w:pPr>
              <w:pStyle w:val="Compact"/>
              <w:spacing w:line="360" w:lineRule="auto"/>
              <w:jc w:val="right"/>
            </w:pPr>
            <w:r>
              <w:t>4</w:t>
            </w:r>
          </w:p>
        </w:tc>
        <w:tc>
          <w:tcPr>
            <w:tcW w:w="0" w:type="auto"/>
          </w:tcPr>
          <w:p w14:paraId="713DA665" w14:textId="77777777" w:rsidR="008D3C17" w:rsidRDefault="00000000" w:rsidP="005A008E">
            <w:pPr>
              <w:pStyle w:val="Compact"/>
              <w:spacing w:line="360" w:lineRule="auto"/>
              <w:jc w:val="right"/>
            </w:pPr>
            <w:r>
              <w:t>0.0041</w:t>
            </w:r>
          </w:p>
        </w:tc>
        <w:tc>
          <w:tcPr>
            <w:tcW w:w="0" w:type="auto"/>
          </w:tcPr>
          <w:p w14:paraId="65256427" w14:textId="77777777" w:rsidR="008D3C17" w:rsidRDefault="00000000" w:rsidP="005A008E">
            <w:pPr>
              <w:pStyle w:val="Compact"/>
              <w:spacing w:line="360" w:lineRule="auto"/>
              <w:jc w:val="right"/>
            </w:pPr>
            <w:r>
              <w:t>0.0076</w:t>
            </w:r>
          </w:p>
        </w:tc>
        <w:tc>
          <w:tcPr>
            <w:tcW w:w="0" w:type="auto"/>
          </w:tcPr>
          <w:p w14:paraId="668028EC" w14:textId="77777777" w:rsidR="008D3C17" w:rsidRDefault="00000000" w:rsidP="005A008E">
            <w:pPr>
              <w:pStyle w:val="Compact"/>
              <w:spacing w:line="360" w:lineRule="auto"/>
              <w:jc w:val="right"/>
            </w:pPr>
            <w:r>
              <w:t>96.92 %</w:t>
            </w:r>
          </w:p>
        </w:tc>
      </w:tr>
      <w:tr w:rsidR="008D3C17" w14:paraId="7605066A" w14:textId="77777777">
        <w:tc>
          <w:tcPr>
            <w:tcW w:w="0" w:type="auto"/>
          </w:tcPr>
          <w:p w14:paraId="16737F7F" w14:textId="77777777" w:rsidR="008D3C17" w:rsidRDefault="00000000" w:rsidP="005A008E">
            <w:pPr>
              <w:pStyle w:val="Compact"/>
              <w:spacing w:line="360" w:lineRule="auto"/>
              <w:jc w:val="right"/>
            </w:pPr>
            <w:r>
              <w:t>5</w:t>
            </w:r>
          </w:p>
        </w:tc>
        <w:tc>
          <w:tcPr>
            <w:tcW w:w="0" w:type="auto"/>
          </w:tcPr>
          <w:p w14:paraId="67EEE820" w14:textId="77777777" w:rsidR="008D3C17" w:rsidRDefault="00000000" w:rsidP="005A008E">
            <w:pPr>
              <w:pStyle w:val="Compact"/>
              <w:spacing w:line="360" w:lineRule="auto"/>
              <w:jc w:val="right"/>
            </w:pPr>
            <w:r>
              <w:t>0.0036</w:t>
            </w:r>
          </w:p>
        </w:tc>
        <w:tc>
          <w:tcPr>
            <w:tcW w:w="0" w:type="auto"/>
          </w:tcPr>
          <w:p w14:paraId="534C0E48" w14:textId="77777777" w:rsidR="008D3C17" w:rsidRDefault="00000000" w:rsidP="005A008E">
            <w:pPr>
              <w:pStyle w:val="Compact"/>
              <w:spacing w:line="360" w:lineRule="auto"/>
              <w:jc w:val="right"/>
            </w:pPr>
            <w:r>
              <w:t>0.0080</w:t>
            </w:r>
          </w:p>
        </w:tc>
        <w:tc>
          <w:tcPr>
            <w:tcW w:w="0" w:type="auto"/>
          </w:tcPr>
          <w:p w14:paraId="27CCC742" w14:textId="77777777" w:rsidR="008D3C17" w:rsidRDefault="00000000" w:rsidP="005A008E">
            <w:pPr>
              <w:pStyle w:val="Compact"/>
              <w:spacing w:line="360" w:lineRule="auto"/>
              <w:jc w:val="right"/>
            </w:pPr>
            <w:r>
              <w:t>97.05 %</w:t>
            </w:r>
          </w:p>
        </w:tc>
      </w:tr>
      <w:tr w:rsidR="008D3C17" w14:paraId="5B5CDDE4" w14:textId="77777777">
        <w:tc>
          <w:tcPr>
            <w:tcW w:w="0" w:type="auto"/>
          </w:tcPr>
          <w:p w14:paraId="39D40FBD" w14:textId="77777777" w:rsidR="008D3C17" w:rsidRDefault="00000000" w:rsidP="005A008E">
            <w:pPr>
              <w:pStyle w:val="Compact"/>
              <w:spacing w:line="360" w:lineRule="auto"/>
              <w:jc w:val="right"/>
            </w:pPr>
            <w:r>
              <w:t>6</w:t>
            </w:r>
          </w:p>
        </w:tc>
        <w:tc>
          <w:tcPr>
            <w:tcW w:w="0" w:type="auto"/>
          </w:tcPr>
          <w:p w14:paraId="176C899F" w14:textId="77777777" w:rsidR="008D3C17" w:rsidRDefault="00000000" w:rsidP="005A008E">
            <w:pPr>
              <w:pStyle w:val="Compact"/>
              <w:spacing w:line="360" w:lineRule="auto"/>
              <w:jc w:val="right"/>
            </w:pPr>
            <w:r>
              <w:t>0.0032</w:t>
            </w:r>
          </w:p>
        </w:tc>
        <w:tc>
          <w:tcPr>
            <w:tcW w:w="0" w:type="auto"/>
          </w:tcPr>
          <w:p w14:paraId="39E868F0" w14:textId="77777777" w:rsidR="008D3C17" w:rsidRDefault="00000000" w:rsidP="005A008E">
            <w:pPr>
              <w:pStyle w:val="Compact"/>
              <w:spacing w:line="360" w:lineRule="auto"/>
              <w:jc w:val="right"/>
            </w:pPr>
            <w:r>
              <w:t>0.0084</w:t>
            </w:r>
          </w:p>
        </w:tc>
        <w:tc>
          <w:tcPr>
            <w:tcW w:w="0" w:type="auto"/>
          </w:tcPr>
          <w:p w14:paraId="240E804D" w14:textId="77777777" w:rsidR="008D3C17" w:rsidRDefault="00000000" w:rsidP="005A008E">
            <w:pPr>
              <w:pStyle w:val="Compact"/>
              <w:spacing w:line="360" w:lineRule="auto"/>
              <w:jc w:val="right"/>
            </w:pPr>
            <w:r>
              <w:t>97.44 %</w:t>
            </w:r>
          </w:p>
        </w:tc>
      </w:tr>
      <w:tr w:rsidR="008D3C17" w14:paraId="7978F6F5" w14:textId="77777777">
        <w:tc>
          <w:tcPr>
            <w:tcW w:w="0" w:type="auto"/>
          </w:tcPr>
          <w:p w14:paraId="14B95E74" w14:textId="77777777" w:rsidR="008D3C17" w:rsidRDefault="00000000" w:rsidP="005A008E">
            <w:pPr>
              <w:pStyle w:val="Compact"/>
              <w:spacing w:line="360" w:lineRule="auto"/>
              <w:jc w:val="right"/>
            </w:pPr>
            <w:r>
              <w:t>7</w:t>
            </w:r>
          </w:p>
        </w:tc>
        <w:tc>
          <w:tcPr>
            <w:tcW w:w="0" w:type="auto"/>
          </w:tcPr>
          <w:p w14:paraId="26694DD3" w14:textId="77777777" w:rsidR="008D3C17" w:rsidRDefault="00000000" w:rsidP="005A008E">
            <w:pPr>
              <w:pStyle w:val="Compact"/>
              <w:spacing w:line="360" w:lineRule="auto"/>
              <w:jc w:val="right"/>
            </w:pPr>
            <w:r>
              <w:t>0.0028</w:t>
            </w:r>
          </w:p>
        </w:tc>
        <w:tc>
          <w:tcPr>
            <w:tcW w:w="0" w:type="auto"/>
          </w:tcPr>
          <w:p w14:paraId="30DB6EA5" w14:textId="77777777" w:rsidR="008D3C17" w:rsidRDefault="00000000" w:rsidP="005A008E">
            <w:pPr>
              <w:pStyle w:val="Compact"/>
              <w:spacing w:line="360" w:lineRule="auto"/>
              <w:jc w:val="right"/>
            </w:pPr>
            <w:r>
              <w:t>0.0088</w:t>
            </w:r>
          </w:p>
        </w:tc>
        <w:tc>
          <w:tcPr>
            <w:tcW w:w="0" w:type="auto"/>
          </w:tcPr>
          <w:p w14:paraId="6D30855B" w14:textId="77777777" w:rsidR="008D3C17" w:rsidRDefault="00000000" w:rsidP="005A008E">
            <w:pPr>
              <w:pStyle w:val="Compact"/>
              <w:spacing w:line="360" w:lineRule="auto"/>
              <w:jc w:val="right"/>
            </w:pPr>
            <w:r>
              <w:t>97.55 %</w:t>
            </w:r>
          </w:p>
        </w:tc>
      </w:tr>
    </w:tbl>
    <w:p w14:paraId="30A6FB6F" w14:textId="77777777" w:rsidR="008D3C17" w:rsidRDefault="00000000" w:rsidP="005A008E">
      <w:pPr>
        <w:pStyle w:val="BodyText"/>
        <w:spacing w:line="360" w:lineRule="auto"/>
      </w:pPr>
      <w:r>
        <w:t>Two things stand out reading this table. The validation loss bottoms out at epoch 2 and then begins to creep up while the training loss keeps falling. Textbook overfitting. The early-stopping logic (patience 5, threshold 0.001) catches it within five further epochs and shuts the run down.</w:t>
      </w:r>
    </w:p>
    <w:p w14:paraId="1108907E" w14:textId="77777777" w:rsidR="008D3C17" w:rsidRDefault="00000000" w:rsidP="005A008E">
      <w:pPr>
        <w:pStyle w:val="BodyText"/>
        <w:spacing w:line="360" w:lineRule="auto"/>
      </w:pPr>
      <w:r>
        <w:t xml:space="preserve">The trickier observation is that token-level validation </w:t>
      </w:r>
      <w:r>
        <w:rPr>
          <w:i/>
          <w:iCs/>
        </w:rPr>
        <w:t>accuracy</w:t>
      </w:r>
      <w:r>
        <w:t xml:space="preserve"> keeps improving even after validation </w:t>
      </w:r>
      <w:r>
        <w:rPr>
          <w:i/>
          <w:iCs/>
        </w:rPr>
        <w:t>loss</w:t>
      </w:r>
      <w:r>
        <w:t xml:space="preserve"> worsens. That looks like a contradiction the first time you see it. It isn’t. Focal loss with class weighting encourages the model to grow more confident on examples it already gets right, which pushes accuracy up. It also makes the model less calibrated on the minority-class boundaries it still gets wrong, which is the cost the loss is recording. </w:t>
      </w:r>
      <w:r>
        <w:lastRenderedPageBreak/>
        <w:t>Reading those two curves against each other gave me the patience setting. Without the loss curve, accuracy alone would have led to a longer training run for a worse model.</w:t>
      </w:r>
    </w:p>
    <w:p w14:paraId="109BE9F9" w14:textId="77777777" w:rsidR="008D3C17" w:rsidRDefault="00000000" w:rsidP="005A008E">
      <w:pPr>
        <w:pStyle w:val="BodyText"/>
        <w:spacing w:line="360" w:lineRule="auto"/>
      </w:pPr>
      <w:r>
        <w:t xml:space="preserve">The most recent end-to-end production run, recorded in </w:t>
      </w:r>
      <w:r>
        <w:rPr>
          <w:rStyle w:val="VerbatimChar"/>
        </w:rPr>
        <w:t>models/bert-base-cased_20251223_192332/training_config.json</w:t>
      </w:r>
      <w:r>
        <w:t>, hits a best validation loss of 0.01358 at epoch 2 with ReduceLROnPlateau engaged from epoch 3 onward. The dynamics match Table 6.5, which is the kind of robustness across runs you want before you trust the numbers.</w:t>
      </w:r>
    </w:p>
    <w:p w14:paraId="486BB1C6" w14:textId="77777777" w:rsidR="008D3C17" w:rsidRDefault="00000000" w:rsidP="005A008E">
      <w:pPr>
        <w:pStyle w:val="BodyText"/>
        <w:spacing w:line="360" w:lineRule="auto"/>
      </w:pPr>
      <w:r>
        <w:t>Why convergence is this fast at two epochs is worth saying out loud. BERT’s pre-training is doing most of the work: the encoder arrives at fine-tuning with a strong representation of English already learned, and the supervised step has to do relatively little adaptation to specialise it to African violent-event NER. A fifty-thousand-example corpus is also large enough that the fine-tuning signal saturates fast. After epoch 2, the model is just memorising idiosyncratic phrases from the training set — which is exactly what the early-stopping mechanism is there to catch.</w:t>
      </w:r>
    </w:p>
    <w:p w14:paraId="668FDB3C" w14:textId="415872A2" w:rsidR="008D3C17" w:rsidRDefault="00000000">
      <w:pPr>
        <w:pStyle w:val="Heading2"/>
        <w:pPrChange w:id="533" w:author="Accreditation" w:date="2026-05-20T15:59:00Z" w16du:dateUtc="2026-05-20T12:59:00Z">
          <w:pPr>
            <w:pStyle w:val="Heading2"/>
            <w:spacing w:line="360" w:lineRule="auto"/>
          </w:pPr>
        </w:pPrChange>
      </w:pPr>
      <w:bookmarkStart w:id="534" w:name="overall-model-performance"/>
      <w:bookmarkEnd w:id="529"/>
      <w:del w:id="535" w:author="Accreditation" w:date="2026-05-20T15:59:00Z" w16du:dateUtc="2026-05-20T12:59:00Z">
        <w:r w:rsidDel="005F16A1">
          <w:delText xml:space="preserve">6.4 </w:delText>
        </w:r>
      </w:del>
      <w:r>
        <w:t>Overall Model Performance</w:t>
      </w:r>
    </w:p>
    <w:p w14:paraId="37DA72A0" w14:textId="77777777" w:rsidR="008D3C17" w:rsidRDefault="00000000" w:rsidP="005A008E">
      <w:pPr>
        <w:pStyle w:val="FirstParagraph"/>
        <w:spacing w:line="360" w:lineRule="auto"/>
      </w:pPr>
      <w:r>
        <w:t>Before reporting the headline F1 numbers I want to lay out the loss-function comparison, because it is the cleanest way to see that the choices I made were the right ones. Table 6.6 reports the best validation metrics for four loss configurations under otherwise identical hyperparameters — same data, same scheduler, same early-stopping, same random seeds.</w:t>
      </w:r>
    </w:p>
    <w:p w14:paraId="526C3832" w14:textId="77777777" w:rsidR="008D3C17" w:rsidRDefault="00000000" w:rsidP="005A008E">
      <w:pPr>
        <w:pStyle w:val="BodyText"/>
        <w:spacing w:line="360" w:lineRule="auto"/>
      </w:pPr>
      <w:r>
        <w:rPr>
          <w:i/>
          <w:iCs/>
        </w:rPr>
        <w:t>Table 6.6: Best validation metrics across training runs</w:t>
      </w:r>
    </w:p>
    <w:tbl>
      <w:tblPr>
        <w:tblStyle w:val="Table"/>
        <w:tblW w:w="5000" w:type="pct"/>
        <w:tblLayout w:type="fixed"/>
        <w:tblLook w:val="0020" w:firstRow="1" w:lastRow="0" w:firstColumn="0" w:lastColumn="0" w:noHBand="0" w:noVBand="0"/>
      </w:tblPr>
      <w:tblGrid>
        <w:gridCol w:w="4420"/>
        <w:gridCol w:w="1560"/>
        <w:gridCol w:w="1300"/>
        <w:gridCol w:w="2080"/>
      </w:tblGrid>
      <w:tr w:rsidR="008D3C17" w14:paraId="373296E1"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3740" w:type="dxa"/>
          </w:tcPr>
          <w:p w14:paraId="1CB4A85D" w14:textId="77777777" w:rsidR="008D3C17" w:rsidRDefault="00000000" w:rsidP="005A008E">
            <w:pPr>
              <w:pStyle w:val="Compact"/>
              <w:spacing w:line="360" w:lineRule="auto"/>
            </w:pPr>
            <w:r>
              <w:t>Run</w:t>
            </w:r>
          </w:p>
        </w:tc>
        <w:tc>
          <w:tcPr>
            <w:tcW w:w="1320" w:type="dxa"/>
          </w:tcPr>
          <w:p w14:paraId="59ABB53A" w14:textId="77777777" w:rsidR="008D3C17" w:rsidRDefault="00000000" w:rsidP="005A008E">
            <w:pPr>
              <w:pStyle w:val="Compact"/>
              <w:spacing w:line="360" w:lineRule="auto"/>
              <w:jc w:val="center"/>
            </w:pPr>
            <w:r>
              <w:t>Best epoch</w:t>
            </w:r>
          </w:p>
        </w:tc>
        <w:tc>
          <w:tcPr>
            <w:tcW w:w="1100" w:type="dxa"/>
          </w:tcPr>
          <w:p w14:paraId="2B5449D0" w14:textId="77777777" w:rsidR="008D3C17" w:rsidRDefault="00000000" w:rsidP="005A008E">
            <w:pPr>
              <w:pStyle w:val="Compact"/>
              <w:spacing w:line="360" w:lineRule="auto"/>
              <w:jc w:val="right"/>
            </w:pPr>
            <w:r>
              <w:t>Val loss</w:t>
            </w:r>
          </w:p>
        </w:tc>
        <w:tc>
          <w:tcPr>
            <w:tcW w:w="1760" w:type="dxa"/>
          </w:tcPr>
          <w:p w14:paraId="5BA07EF0" w14:textId="77777777" w:rsidR="008D3C17" w:rsidRDefault="00000000" w:rsidP="005A008E">
            <w:pPr>
              <w:pStyle w:val="Compact"/>
              <w:spacing w:line="360" w:lineRule="auto"/>
              <w:jc w:val="right"/>
            </w:pPr>
            <w:r>
              <w:t>Token accuracy</w:t>
            </w:r>
          </w:p>
        </w:tc>
      </w:tr>
      <w:tr w:rsidR="008D3C17" w14:paraId="7B162469" w14:textId="77777777">
        <w:tc>
          <w:tcPr>
            <w:tcW w:w="3740" w:type="dxa"/>
          </w:tcPr>
          <w:p w14:paraId="2AD2F97A" w14:textId="77777777" w:rsidR="008D3C17" w:rsidRDefault="00000000" w:rsidP="005A008E">
            <w:pPr>
              <w:pStyle w:val="Compact"/>
              <w:spacing w:line="360" w:lineRule="auto"/>
            </w:pPr>
            <w:r>
              <w:t>Baseline (CE, no class weights)</w:t>
            </w:r>
          </w:p>
        </w:tc>
        <w:tc>
          <w:tcPr>
            <w:tcW w:w="1320" w:type="dxa"/>
          </w:tcPr>
          <w:p w14:paraId="7AB97896" w14:textId="77777777" w:rsidR="008D3C17" w:rsidRDefault="00000000" w:rsidP="005A008E">
            <w:pPr>
              <w:pStyle w:val="Compact"/>
              <w:spacing w:line="360" w:lineRule="auto"/>
              <w:jc w:val="center"/>
            </w:pPr>
            <w:r>
              <w:t>4</w:t>
            </w:r>
          </w:p>
        </w:tc>
        <w:tc>
          <w:tcPr>
            <w:tcW w:w="1100" w:type="dxa"/>
          </w:tcPr>
          <w:p w14:paraId="38540655" w14:textId="77777777" w:rsidR="008D3C17" w:rsidRDefault="00000000" w:rsidP="005A008E">
            <w:pPr>
              <w:pStyle w:val="Compact"/>
              <w:spacing w:line="360" w:lineRule="auto"/>
              <w:jc w:val="right"/>
            </w:pPr>
            <w:r>
              <w:t>0.0102</w:t>
            </w:r>
          </w:p>
        </w:tc>
        <w:tc>
          <w:tcPr>
            <w:tcW w:w="1760" w:type="dxa"/>
          </w:tcPr>
          <w:p w14:paraId="0A83BDD4" w14:textId="77777777" w:rsidR="008D3C17" w:rsidRDefault="00000000" w:rsidP="005A008E">
            <w:pPr>
              <w:pStyle w:val="Compact"/>
              <w:spacing w:line="360" w:lineRule="auto"/>
              <w:jc w:val="right"/>
            </w:pPr>
            <w:r>
              <w:t>95.8 %</w:t>
            </w:r>
          </w:p>
        </w:tc>
      </w:tr>
      <w:tr w:rsidR="008D3C17" w14:paraId="5DF60035" w14:textId="77777777">
        <w:tc>
          <w:tcPr>
            <w:tcW w:w="3740" w:type="dxa"/>
          </w:tcPr>
          <w:p w14:paraId="1B7FCB67" w14:textId="77777777" w:rsidR="008D3C17" w:rsidRDefault="00000000" w:rsidP="005A008E">
            <w:pPr>
              <w:pStyle w:val="Compact"/>
              <w:spacing w:line="360" w:lineRule="auto"/>
            </w:pPr>
            <w:r>
              <w:t>Class-weighted CE</w:t>
            </w:r>
          </w:p>
        </w:tc>
        <w:tc>
          <w:tcPr>
            <w:tcW w:w="1320" w:type="dxa"/>
          </w:tcPr>
          <w:p w14:paraId="10AB009E" w14:textId="77777777" w:rsidR="008D3C17" w:rsidRDefault="00000000" w:rsidP="005A008E">
            <w:pPr>
              <w:pStyle w:val="Compact"/>
              <w:spacing w:line="360" w:lineRule="auto"/>
              <w:jc w:val="center"/>
            </w:pPr>
            <w:r>
              <w:t>3</w:t>
            </w:r>
          </w:p>
        </w:tc>
        <w:tc>
          <w:tcPr>
            <w:tcW w:w="1100" w:type="dxa"/>
          </w:tcPr>
          <w:p w14:paraId="0B436AD8" w14:textId="77777777" w:rsidR="008D3C17" w:rsidRDefault="00000000" w:rsidP="005A008E">
            <w:pPr>
              <w:pStyle w:val="Compact"/>
              <w:spacing w:line="360" w:lineRule="auto"/>
              <w:jc w:val="right"/>
            </w:pPr>
            <w:r>
              <w:t>0.0085</w:t>
            </w:r>
          </w:p>
        </w:tc>
        <w:tc>
          <w:tcPr>
            <w:tcW w:w="1760" w:type="dxa"/>
          </w:tcPr>
          <w:p w14:paraId="346691D9" w14:textId="77777777" w:rsidR="008D3C17" w:rsidRDefault="00000000" w:rsidP="005A008E">
            <w:pPr>
              <w:pStyle w:val="Compact"/>
              <w:spacing w:line="360" w:lineRule="auto"/>
              <w:jc w:val="right"/>
            </w:pPr>
            <w:r>
              <w:t>96.4 %</w:t>
            </w:r>
          </w:p>
        </w:tc>
      </w:tr>
      <w:tr w:rsidR="008D3C17" w14:paraId="6083F66C" w14:textId="77777777">
        <w:tc>
          <w:tcPr>
            <w:tcW w:w="3740" w:type="dxa"/>
          </w:tcPr>
          <w:p w14:paraId="4172CAF1" w14:textId="77777777" w:rsidR="008D3C17" w:rsidRDefault="00000000" w:rsidP="005A008E">
            <w:pPr>
              <w:pStyle w:val="Compact"/>
              <w:spacing w:line="360" w:lineRule="auto"/>
            </w:pPr>
            <w:r>
              <w:t>Focal loss (γ=2.0)</w:t>
            </w:r>
          </w:p>
        </w:tc>
        <w:tc>
          <w:tcPr>
            <w:tcW w:w="1320" w:type="dxa"/>
          </w:tcPr>
          <w:p w14:paraId="6BE069A6" w14:textId="77777777" w:rsidR="008D3C17" w:rsidRDefault="00000000" w:rsidP="005A008E">
            <w:pPr>
              <w:pStyle w:val="Compact"/>
              <w:spacing w:line="360" w:lineRule="auto"/>
              <w:jc w:val="center"/>
            </w:pPr>
            <w:r>
              <w:t>2</w:t>
            </w:r>
          </w:p>
        </w:tc>
        <w:tc>
          <w:tcPr>
            <w:tcW w:w="1100" w:type="dxa"/>
          </w:tcPr>
          <w:p w14:paraId="1B41E6F0" w14:textId="77777777" w:rsidR="008D3C17" w:rsidRDefault="00000000" w:rsidP="005A008E">
            <w:pPr>
              <w:pStyle w:val="Compact"/>
              <w:spacing w:line="360" w:lineRule="auto"/>
              <w:jc w:val="right"/>
            </w:pPr>
            <w:r>
              <w:t>0.0079</w:t>
            </w:r>
          </w:p>
        </w:tc>
        <w:tc>
          <w:tcPr>
            <w:tcW w:w="1760" w:type="dxa"/>
          </w:tcPr>
          <w:p w14:paraId="4A4552BD" w14:textId="77777777" w:rsidR="008D3C17" w:rsidRDefault="00000000" w:rsidP="005A008E">
            <w:pPr>
              <w:pStyle w:val="Compact"/>
              <w:spacing w:line="360" w:lineRule="auto"/>
              <w:jc w:val="right"/>
            </w:pPr>
            <w:r>
              <w:t>96.7 %</w:t>
            </w:r>
          </w:p>
        </w:tc>
      </w:tr>
      <w:tr w:rsidR="008D3C17" w14:paraId="6326E6BF" w14:textId="77777777">
        <w:tc>
          <w:tcPr>
            <w:tcW w:w="3740" w:type="dxa"/>
          </w:tcPr>
          <w:p w14:paraId="41917E4D" w14:textId="77777777" w:rsidR="008D3C17" w:rsidRDefault="00000000" w:rsidP="005A008E">
            <w:pPr>
              <w:pStyle w:val="Compact"/>
              <w:spacing w:line="360" w:lineRule="auto"/>
            </w:pPr>
            <w:r>
              <w:rPr>
                <w:b/>
                <w:bCs/>
              </w:rPr>
              <w:t>Focal loss + class weights</w:t>
            </w:r>
          </w:p>
        </w:tc>
        <w:tc>
          <w:tcPr>
            <w:tcW w:w="1320" w:type="dxa"/>
          </w:tcPr>
          <w:p w14:paraId="05A72D7D" w14:textId="77777777" w:rsidR="008D3C17" w:rsidRDefault="00000000" w:rsidP="005A008E">
            <w:pPr>
              <w:pStyle w:val="Compact"/>
              <w:spacing w:line="360" w:lineRule="auto"/>
              <w:jc w:val="center"/>
            </w:pPr>
            <w:r>
              <w:rPr>
                <w:b/>
                <w:bCs/>
              </w:rPr>
              <w:t>2</w:t>
            </w:r>
          </w:p>
        </w:tc>
        <w:tc>
          <w:tcPr>
            <w:tcW w:w="1100" w:type="dxa"/>
          </w:tcPr>
          <w:p w14:paraId="7988BBE5" w14:textId="77777777" w:rsidR="008D3C17" w:rsidRDefault="00000000" w:rsidP="005A008E">
            <w:pPr>
              <w:pStyle w:val="Compact"/>
              <w:spacing w:line="360" w:lineRule="auto"/>
              <w:jc w:val="right"/>
            </w:pPr>
            <w:r>
              <w:rPr>
                <w:b/>
                <w:bCs/>
              </w:rPr>
              <w:t>0.0074</w:t>
            </w:r>
          </w:p>
        </w:tc>
        <w:tc>
          <w:tcPr>
            <w:tcW w:w="1760" w:type="dxa"/>
          </w:tcPr>
          <w:p w14:paraId="0D9D35D5" w14:textId="77777777" w:rsidR="008D3C17" w:rsidRDefault="00000000" w:rsidP="005A008E">
            <w:pPr>
              <w:pStyle w:val="Compact"/>
              <w:spacing w:line="360" w:lineRule="auto"/>
              <w:jc w:val="right"/>
            </w:pPr>
            <w:r>
              <w:rPr>
                <w:b/>
                <w:bCs/>
              </w:rPr>
              <w:t>96.7 %</w:t>
            </w:r>
          </w:p>
        </w:tc>
      </w:tr>
      <w:tr w:rsidR="008D3C17" w14:paraId="7B581224" w14:textId="77777777">
        <w:tc>
          <w:tcPr>
            <w:tcW w:w="3740" w:type="dxa"/>
          </w:tcPr>
          <w:p w14:paraId="666F1A55" w14:textId="77777777" w:rsidR="008D3C17" w:rsidRDefault="00000000" w:rsidP="005A008E">
            <w:pPr>
              <w:pStyle w:val="Compact"/>
              <w:spacing w:line="360" w:lineRule="auto"/>
            </w:pPr>
            <w:r>
              <w:lastRenderedPageBreak/>
              <w:t>Focal loss + class weights + smoothing (β=0.1)</w:t>
            </w:r>
          </w:p>
        </w:tc>
        <w:tc>
          <w:tcPr>
            <w:tcW w:w="1320" w:type="dxa"/>
          </w:tcPr>
          <w:p w14:paraId="4F520CC3" w14:textId="77777777" w:rsidR="008D3C17" w:rsidRDefault="00000000" w:rsidP="005A008E">
            <w:pPr>
              <w:pStyle w:val="Compact"/>
              <w:spacing w:line="360" w:lineRule="auto"/>
              <w:jc w:val="center"/>
            </w:pPr>
            <w:r>
              <w:t>2</w:t>
            </w:r>
          </w:p>
        </w:tc>
        <w:tc>
          <w:tcPr>
            <w:tcW w:w="1100" w:type="dxa"/>
          </w:tcPr>
          <w:p w14:paraId="19C08589" w14:textId="77777777" w:rsidR="008D3C17" w:rsidRDefault="00000000" w:rsidP="005A008E">
            <w:pPr>
              <w:pStyle w:val="Compact"/>
              <w:spacing w:line="360" w:lineRule="auto"/>
              <w:jc w:val="right"/>
            </w:pPr>
            <w:r>
              <w:t>0.0076</w:t>
            </w:r>
          </w:p>
        </w:tc>
        <w:tc>
          <w:tcPr>
            <w:tcW w:w="1760" w:type="dxa"/>
          </w:tcPr>
          <w:p w14:paraId="09CF9371" w14:textId="77777777" w:rsidR="008D3C17" w:rsidRDefault="00000000" w:rsidP="005A008E">
            <w:pPr>
              <w:pStyle w:val="Compact"/>
              <w:spacing w:line="360" w:lineRule="auto"/>
              <w:jc w:val="right"/>
            </w:pPr>
            <w:r>
              <w:t>96.6 %</w:t>
            </w:r>
          </w:p>
        </w:tc>
      </w:tr>
    </w:tbl>
    <w:p w14:paraId="7CBCE2D7" w14:textId="69DC062A" w:rsidR="008D3C17" w:rsidRDefault="00000000" w:rsidP="005A008E">
      <w:pPr>
        <w:pStyle w:val="BodyText"/>
        <w:spacing w:line="360" w:lineRule="auto"/>
      </w:pPr>
      <w:r>
        <w:t xml:space="preserve">Reading the table from top to bottom, the trend is consistent: each ingredient that explicitly addresses class imbalance lowers the validation loss further. Plain cross entropy is the baseline at 0.0102. Class-weighted cross entropy alone drops that to 0.0085; focal loss alone drops it to 0.0079. The combination — focal loss with inverse-frequency class weights — reaches 0.0074, which is the lowest validation loss across any configuration I tried. Token accuracy on that combination is 96.7 percent, and the model converges to its best checkpoint in two epochs. These are the numbers that motivate the rest of the chapter; per-entity breakdowns in </w:t>
      </w:r>
      <w:del w:id="536" w:author="Accreditation" w:date="2026-05-20T15:46:00Z" w16du:dateUtc="2026-05-20T12:46:00Z">
        <w:r w:rsidDel="00C22A33">
          <w:delText>§</w:delText>
        </w:r>
      </w:del>
      <w:ins w:id="537" w:author="Accreditation" w:date="2026-05-20T15:46:00Z" w16du:dateUtc="2026-05-20T12:46:00Z">
        <w:r w:rsidR="00C22A33">
          <w:t xml:space="preserve">Section </w:t>
        </w:r>
      </w:ins>
      <w:r>
        <w:t>6.5 explain where the accuracy is actually concentrated.</w:t>
      </w:r>
    </w:p>
    <w:p w14:paraId="7557445E" w14:textId="77777777" w:rsidR="008D3C17" w:rsidRDefault="00000000" w:rsidP="005A008E">
      <w:pPr>
        <w:pStyle w:val="BodyText"/>
        <w:spacing w:line="360" w:lineRule="auto"/>
      </w:pPr>
      <w:r>
        <w:t>Adding label smoothing (β = 0.1) on top of the winning configuration sounds like it should help, and the literature backs that intuition for many tasks, but in my runs it nudged the validation loss up to 0.0076 with no meaningful gain in calibration. I kept label smoothing in the production configuration anyway — its regularising effect is mild and the slight loss penalty is well within the run-to-run variation noise floor — but it is not the reason the system works.</w:t>
      </w:r>
    </w:p>
    <w:p w14:paraId="2FE6CA80" w14:textId="0CDFA539" w:rsidR="008D3C17" w:rsidRDefault="00000000">
      <w:pPr>
        <w:pStyle w:val="Heading2"/>
        <w:pPrChange w:id="538" w:author="Accreditation" w:date="2026-05-20T15:59:00Z" w16du:dateUtc="2026-05-20T12:59:00Z">
          <w:pPr>
            <w:pStyle w:val="Heading2"/>
            <w:spacing w:line="360" w:lineRule="auto"/>
          </w:pPr>
        </w:pPrChange>
      </w:pPr>
      <w:bookmarkStart w:id="539" w:name="per-entity-analysis"/>
      <w:bookmarkEnd w:id="534"/>
      <w:del w:id="540" w:author="Accreditation" w:date="2026-05-20T15:59:00Z" w16du:dateUtc="2026-05-20T12:59:00Z">
        <w:r w:rsidDel="005F16A1">
          <w:delText xml:space="preserve">6.5 </w:delText>
        </w:r>
      </w:del>
      <w:r>
        <w:t>Per-Entity Analysis</w:t>
      </w:r>
    </w:p>
    <w:p w14:paraId="43F3702F" w14:textId="77777777" w:rsidR="008D3C17" w:rsidRDefault="00000000" w:rsidP="005A008E">
      <w:pPr>
        <w:pStyle w:val="FirstParagraph"/>
        <w:spacing w:line="360" w:lineRule="auto"/>
      </w:pPr>
      <w:r>
        <w:t>Span-level precision, recall, and F1 are reported per entity in Table 6.7. The metrics are computed on the 10,000-example validation set using exact-match span comparison.</w:t>
      </w:r>
    </w:p>
    <w:p w14:paraId="6D239330" w14:textId="77777777" w:rsidR="008D3C17" w:rsidRDefault="00000000" w:rsidP="005A008E">
      <w:pPr>
        <w:pStyle w:val="BodyText"/>
        <w:spacing w:line="360" w:lineRule="auto"/>
      </w:pPr>
      <w:r>
        <w:rPr>
          <w:i/>
          <w:iCs/>
        </w:rPr>
        <w:t>Table 6.7: Per-entity precision, recall and F1 on the held-out validation set</w:t>
      </w:r>
    </w:p>
    <w:tbl>
      <w:tblPr>
        <w:tblStyle w:val="Table"/>
        <w:tblW w:w="5000" w:type="pct"/>
        <w:tblLayout w:type="fixed"/>
        <w:tblLook w:val="0020" w:firstRow="1" w:lastRow="0" w:firstColumn="0" w:lastColumn="0" w:noHBand="0" w:noVBand="0"/>
      </w:tblPr>
      <w:tblGrid>
        <w:gridCol w:w="1995"/>
        <w:gridCol w:w="3377"/>
        <w:gridCol w:w="1688"/>
        <w:gridCol w:w="1227"/>
        <w:gridCol w:w="1073"/>
      </w:tblGrid>
      <w:tr w:rsidR="008D3C17" w14:paraId="0AA046EB"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1687" w:type="dxa"/>
          </w:tcPr>
          <w:p w14:paraId="08D289A8" w14:textId="77777777" w:rsidR="008D3C17" w:rsidRDefault="00000000" w:rsidP="005A008E">
            <w:pPr>
              <w:pStyle w:val="Compact"/>
              <w:spacing w:line="360" w:lineRule="auto"/>
            </w:pPr>
            <w:r>
              <w:t>Entity</w:t>
            </w:r>
          </w:p>
        </w:tc>
        <w:tc>
          <w:tcPr>
            <w:tcW w:w="2856" w:type="dxa"/>
          </w:tcPr>
          <w:p w14:paraId="0FF7B731" w14:textId="77777777" w:rsidR="008D3C17" w:rsidRDefault="00000000" w:rsidP="005A008E">
            <w:pPr>
              <w:pStyle w:val="Compact"/>
              <w:spacing w:line="360" w:lineRule="auto"/>
              <w:jc w:val="right"/>
            </w:pPr>
            <w:r>
              <w:t>Support (gold spans)</w:t>
            </w:r>
          </w:p>
        </w:tc>
        <w:tc>
          <w:tcPr>
            <w:tcW w:w="1428" w:type="dxa"/>
          </w:tcPr>
          <w:p w14:paraId="2D3B9F61" w14:textId="77777777" w:rsidR="008D3C17" w:rsidRDefault="00000000" w:rsidP="005A008E">
            <w:pPr>
              <w:pStyle w:val="Compact"/>
              <w:spacing w:line="360" w:lineRule="auto"/>
              <w:jc w:val="right"/>
            </w:pPr>
            <w:r>
              <w:t>Precision</w:t>
            </w:r>
          </w:p>
        </w:tc>
        <w:tc>
          <w:tcPr>
            <w:tcW w:w="1038" w:type="dxa"/>
          </w:tcPr>
          <w:p w14:paraId="635E1824" w14:textId="77777777" w:rsidR="008D3C17" w:rsidRDefault="00000000" w:rsidP="005A008E">
            <w:pPr>
              <w:pStyle w:val="Compact"/>
              <w:spacing w:line="360" w:lineRule="auto"/>
              <w:jc w:val="right"/>
            </w:pPr>
            <w:r>
              <w:t>Recall</w:t>
            </w:r>
          </w:p>
        </w:tc>
        <w:tc>
          <w:tcPr>
            <w:tcW w:w="908" w:type="dxa"/>
          </w:tcPr>
          <w:p w14:paraId="2BD0F6FE" w14:textId="77777777" w:rsidR="008D3C17" w:rsidRDefault="00000000" w:rsidP="005A008E">
            <w:pPr>
              <w:pStyle w:val="Compact"/>
              <w:spacing w:line="360" w:lineRule="auto"/>
              <w:jc w:val="right"/>
            </w:pPr>
            <w:r>
              <w:t>F1</w:t>
            </w:r>
          </w:p>
        </w:tc>
      </w:tr>
      <w:tr w:rsidR="008D3C17" w14:paraId="51D6A09B" w14:textId="77777777">
        <w:tc>
          <w:tcPr>
            <w:tcW w:w="1687" w:type="dxa"/>
          </w:tcPr>
          <w:p w14:paraId="41CD5447" w14:textId="77777777" w:rsidR="008D3C17" w:rsidRDefault="00000000" w:rsidP="005A008E">
            <w:pPr>
              <w:pStyle w:val="Compact"/>
              <w:spacing w:line="360" w:lineRule="auto"/>
            </w:pPr>
            <w:r>
              <w:t>ACTOR</w:t>
            </w:r>
          </w:p>
        </w:tc>
        <w:tc>
          <w:tcPr>
            <w:tcW w:w="2856" w:type="dxa"/>
          </w:tcPr>
          <w:p w14:paraId="7D26F664" w14:textId="77777777" w:rsidR="008D3C17" w:rsidRDefault="00000000" w:rsidP="005A008E">
            <w:pPr>
              <w:pStyle w:val="Compact"/>
              <w:spacing w:line="360" w:lineRule="auto"/>
              <w:jc w:val="right"/>
            </w:pPr>
            <w:r>
              <w:t>47,612</w:t>
            </w:r>
          </w:p>
        </w:tc>
        <w:tc>
          <w:tcPr>
            <w:tcW w:w="1428" w:type="dxa"/>
          </w:tcPr>
          <w:p w14:paraId="5AC748EC" w14:textId="77777777" w:rsidR="008D3C17" w:rsidRDefault="00000000" w:rsidP="005A008E">
            <w:pPr>
              <w:pStyle w:val="Compact"/>
              <w:spacing w:line="360" w:lineRule="auto"/>
              <w:jc w:val="right"/>
            </w:pPr>
            <w:r>
              <w:t>0.929</w:t>
            </w:r>
          </w:p>
        </w:tc>
        <w:tc>
          <w:tcPr>
            <w:tcW w:w="1038" w:type="dxa"/>
          </w:tcPr>
          <w:p w14:paraId="2A456379" w14:textId="77777777" w:rsidR="008D3C17" w:rsidRDefault="00000000" w:rsidP="005A008E">
            <w:pPr>
              <w:pStyle w:val="Compact"/>
              <w:spacing w:line="360" w:lineRule="auto"/>
              <w:jc w:val="right"/>
            </w:pPr>
            <w:r>
              <w:t>0.917</w:t>
            </w:r>
          </w:p>
        </w:tc>
        <w:tc>
          <w:tcPr>
            <w:tcW w:w="908" w:type="dxa"/>
          </w:tcPr>
          <w:p w14:paraId="4305D559" w14:textId="77777777" w:rsidR="008D3C17" w:rsidRDefault="00000000" w:rsidP="005A008E">
            <w:pPr>
              <w:pStyle w:val="Compact"/>
              <w:spacing w:line="360" w:lineRule="auto"/>
              <w:jc w:val="right"/>
            </w:pPr>
            <w:r>
              <w:t>0.923</w:t>
            </w:r>
          </w:p>
        </w:tc>
      </w:tr>
      <w:tr w:rsidR="008D3C17" w14:paraId="064C754F" w14:textId="77777777">
        <w:tc>
          <w:tcPr>
            <w:tcW w:w="1687" w:type="dxa"/>
          </w:tcPr>
          <w:p w14:paraId="31DC3C04" w14:textId="77777777" w:rsidR="008D3C17" w:rsidRDefault="00000000" w:rsidP="005A008E">
            <w:pPr>
              <w:pStyle w:val="Compact"/>
              <w:spacing w:line="360" w:lineRule="auto"/>
            </w:pPr>
            <w:r>
              <w:t>CITY</w:t>
            </w:r>
          </w:p>
        </w:tc>
        <w:tc>
          <w:tcPr>
            <w:tcW w:w="2856" w:type="dxa"/>
          </w:tcPr>
          <w:p w14:paraId="68F739E5" w14:textId="77777777" w:rsidR="008D3C17" w:rsidRDefault="00000000" w:rsidP="005A008E">
            <w:pPr>
              <w:pStyle w:val="Compact"/>
              <w:spacing w:line="360" w:lineRule="auto"/>
              <w:jc w:val="right"/>
            </w:pPr>
            <w:r>
              <w:t>44,361</w:t>
            </w:r>
          </w:p>
        </w:tc>
        <w:tc>
          <w:tcPr>
            <w:tcW w:w="1428" w:type="dxa"/>
          </w:tcPr>
          <w:p w14:paraId="6F74FB3A" w14:textId="77777777" w:rsidR="008D3C17" w:rsidRDefault="00000000" w:rsidP="005A008E">
            <w:pPr>
              <w:pStyle w:val="Compact"/>
              <w:spacing w:line="360" w:lineRule="auto"/>
              <w:jc w:val="right"/>
            </w:pPr>
            <w:r>
              <w:t>0.941</w:t>
            </w:r>
          </w:p>
        </w:tc>
        <w:tc>
          <w:tcPr>
            <w:tcW w:w="1038" w:type="dxa"/>
          </w:tcPr>
          <w:p w14:paraId="75D6D5A1" w14:textId="77777777" w:rsidR="008D3C17" w:rsidRDefault="00000000" w:rsidP="005A008E">
            <w:pPr>
              <w:pStyle w:val="Compact"/>
              <w:spacing w:line="360" w:lineRule="auto"/>
              <w:jc w:val="right"/>
            </w:pPr>
            <w:r>
              <w:t>0.928</w:t>
            </w:r>
          </w:p>
        </w:tc>
        <w:tc>
          <w:tcPr>
            <w:tcW w:w="908" w:type="dxa"/>
          </w:tcPr>
          <w:p w14:paraId="4DCE818A" w14:textId="77777777" w:rsidR="008D3C17" w:rsidRDefault="00000000" w:rsidP="005A008E">
            <w:pPr>
              <w:pStyle w:val="Compact"/>
              <w:spacing w:line="360" w:lineRule="auto"/>
              <w:jc w:val="right"/>
            </w:pPr>
            <w:r>
              <w:t>0.934</w:t>
            </w:r>
          </w:p>
        </w:tc>
      </w:tr>
      <w:tr w:rsidR="008D3C17" w14:paraId="0C5BD63D" w14:textId="77777777">
        <w:tc>
          <w:tcPr>
            <w:tcW w:w="1687" w:type="dxa"/>
          </w:tcPr>
          <w:p w14:paraId="3E3D19F0" w14:textId="77777777" w:rsidR="008D3C17" w:rsidRDefault="00000000" w:rsidP="005A008E">
            <w:pPr>
              <w:pStyle w:val="Compact"/>
              <w:spacing w:line="360" w:lineRule="auto"/>
            </w:pPr>
            <w:r>
              <w:t>DATE</w:t>
            </w:r>
          </w:p>
        </w:tc>
        <w:tc>
          <w:tcPr>
            <w:tcW w:w="2856" w:type="dxa"/>
          </w:tcPr>
          <w:p w14:paraId="4918D58B" w14:textId="77777777" w:rsidR="008D3C17" w:rsidRDefault="00000000" w:rsidP="005A008E">
            <w:pPr>
              <w:pStyle w:val="Compact"/>
              <w:spacing w:line="360" w:lineRule="auto"/>
              <w:jc w:val="right"/>
            </w:pPr>
            <w:r>
              <w:t>31,938</w:t>
            </w:r>
          </w:p>
        </w:tc>
        <w:tc>
          <w:tcPr>
            <w:tcW w:w="1428" w:type="dxa"/>
          </w:tcPr>
          <w:p w14:paraId="58C508AA" w14:textId="77777777" w:rsidR="008D3C17" w:rsidRDefault="00000000" w:rsidP="005A008E">
            <w:pPr>
              <w:pStyle w:val="Compact"/>
              <w:spacing w:line="360" w:lineRule="auto"/>
              <w:jc w:val="right"/>
            </w:pPr>
            <w:r>
              <w:t>0.961</w:t>
            </w:r>
          </w:p>
        </w:tc>
        <w:tc>
          <w:tcPr>
            <w:tcW w:w="1038" w:type="dxa"/>
          </w:tcPr>
          <w:p w14:paraId="19EA536D" w14:textId="77777777" w:rsidR="008D3C17" w:rsidRDefault="00000000" w:rsidP="005A008E">
            <w:pPr>
              <w:pStyle w:val="Compact"/>
              <w:spacing w:line="360" w:lineRule="auto"/>
              <w:jc w:val="right"/>
            </w:pPr>
            <w:r>
              <w:t>0.952</w:t>
            </w:r>
          </w:p>
        </w:tc>
        <w:tc>
          <w:tcPr>
            <w:tcW w:w="908" w:type="dxa"/>
          </w:tcPr>
          <w:p w14:paraId="4D8F4521" w14:textId="77777777" w:rsidR="008D3C17" w:rsidRDefault="00000000" w:rsidP="005A008E">
            <w:pPr>
              <w:pStyle w:val="Compact"/>
              <w:spacing w:line="360" w:lineRule="auto"/>
              <w:jc w:val="right"/>
            </w:pPr>
            <w:r>
              <w:t>0.956</w:t>
            </w:r>
          </w:p>
        </w:tc>
      </w:tr>
      <w:tr w:rsidR="008D3C17" w14:paraId="5F39CB5B" w14:textId="77777777">
        <w:tc>
          <w:tcPr>
            <w:tcW w:w="1687" w:type="dxa"/>
          </w:tcPr>
          <w:p w14:paraId="3A368E12" w14:textId="77777777" w:rsidR="008D3C17" w:rsidRDefault="00000000" w:rsidP="005A008E">
            <w:pPr>
              <w:pStyle w:val="Compact"/>
              <w:spacing w:line="360" w:lineRule="auto"/>
            </w:pPr>
            <w:r>
              <w:lastRenderedPageBreak/>
              <w:t>REGION</w:t>
            </w:r>
          </w:p>
        </w:tc>
        <w:tc>
          <w:tcPr>
            <w:tcW w:w="2856" w:type="dxa"/>
          </w:tcPr>
          <w:p w14:paraId="59F50CF3" w14:textId="77777777" w:rsidR="008D3C17" w:rsidRDefault="00000000" w:rsidP="005A008E">
            <w:pPr>
              <w:pStyle w:val="Compact"/>
              <w:spacing w:line="360" w:lineRule="auto"/>
              <w:jc w:val="right"/>
            </w:pPr>
            <w:r>
              <w:t>24,331</w:t>
            </w:r>
          </w:p>
        </w:tc>
        <w:tc>
          <w:tcPr>
            <w:tcW w:w="1428" w:type="dxa"/>
          </w:tcPr>
          <w:p w14:paraId="28FE99E6" w14:textId="77777777" w:rsidR="008D3C17" w:rsidRDefault="00000000" w:rsidP="005A008E">
            <w:pPr>
              <w:pStyle w:val="Compact"/>
              <w:spacing w:line="360" w:lineRule="auto"/>
              <w:jc w:val="right"/>
            </w:pPr>
            <w:r>
              <w:t>0.902</w:t>
            </w:r>
          </w:p>
        </w:tc>
        <w:tc>
          <w:tcPr>
            <w:tcW w:w="1038" w:type="dxa"/>
          </w:tcPr>
          <w:p w14:paraId="4A62DB4E" w14:textId="77777777" w:rsidR="008D3C17" w:rsidRDefault="00000000" w:rsidP="005A008E">
            <w:pPr>
              <w:pStyle w:val="Compact"/>
              <w:spacing w:line="360" w:lineRule="auto"/>
              <w:jc w:val="right"/>
            </w:pPr>
            <w:r>
              <w:t>0.881</w:t>
            </w:r>
          </w:p>
        </w:tc>
        <w:tc>
          <w:tcPr>
            <w:tcW w:w="908" w:type="dxa"/>
          </w:tcPr>
          <w:p w14:paraId="4D841581" w14:textId="77777777" w:rsidR="008D3C17" w:rsidRDefault="00000000" w:rsidP="005A008E">
            <w:pPr>
              <w:pStyle w:val="Compact"/>
              <w:spacing w:line="360" w:lineRule="auto"/>
              <w:jc w:val="right"/>
            </w:pPr>
            <w:r>
              <w:t>0.891</w:t>
            </w:r>
          </w:p>
        </w:tc>
      </w:tr>
      <w:tr w:rsidR="008D3C17" w14:paraId="670B07DD" w14:textId="77777777">
        <w:tc>
          <w:tcPr>
            <w:tcW w:w="1687" w:type="dxa"/>
          </w:tcPr>
          <w:p w14:paraId="473B4590" w14:textId="77777777" w:rsidR="008D3C17" w:rsidRDefault="00000000" w:rsidP="005A008E">
            <w:pPr>
              <w:pStyle w:val="Compact"/>
              <w:spacing w:line="360" w:lineRule="auto"/>
            </w:pPr>
            <w:r>
              <w:t>DISTRICT</w:t>
            </w:r>
          </w:p>
        </w:tc>
        <w:tc>
          <w:tcPr>
            <w:tcW w:w="2856" w:type="dxa"/>
          </w:tcPr>
          <w:p w14:paraId="47E8878B" w14:textId="77777777" w:rsidR="008D3C17" w:rsidRDefault="00000000" w:rsidP="005A008E">
            <w:pPr>
              <w:pStyle w:val="Compact"/>
              <w:spacing w:line="360" w:lineRule="auto"/>
              <w:jc w:val="right"/>
            </w:pPr>
            <w:r>
              <w:t>21,471</w:t>
            </w:r>
          </w:p>
        </w:tc>
        <w:tc>
          <w:tcPr>
            <w:tcW w:w="1428" w:type="dxa"/>
          </w:tcPr>
          <w:p w14:paraId="3EA4BE5B" w14:textId="77777777" w:rsidR="008D3C17" w:rsidRDefault="00000000" w:rsidP="005A008E">
            <w:pPr>
              <w:pStyle w:val="Compact"/>
              <w:spacing w:line="360" w:lineRule="auto"/>
              <w:jc w:val="right"/>
            </w:pPr>
            <w:r>
              <w:t>0.842</w:t>
            </w:r>
          </w:p>
        </w:tc>
        <w:tc>
          <w:tcPr>
            <w:tcW w:w="1038" w:type="dxa"/>
          </w:tcPr>
          <w:p w14:paraId="51278140" w14:textId="77777777" w:rsidR="008D3C17" w:rsidRDefault="00000000" w:rsidP="005A008E">
            <w:pPr>
              <w:pStyle w:val="Compact"/>
              <w:spacing w:line="360" w:lineRule="auto"/>
              <w:jc w:val="right"/>
            </w:pPr>
            <w:r>
              <w:t>0.811</w:t>
            </w:r>
          </w:p>
        </w:tc>
        <w:tc>
          <w:tcPr>
            <w:tcW w:w="908" w:type="dxa"/>
          </w:tcPr>
          <w:p w14:paraId="73964612" w14:textId="77777777" w:rsidR="008D3C17" w:rsidRDefault="00000000" w:rsidP="005A008E">
            <w:pPr>
              <w:pStyle w:val="Compact"/>
              <w:spacing w:line="360" w:lineRule="auto"/>
              <w:jc w:val="right"/>
            </w:pPr>
            <w:r>
              <w:t>0.826</w:t>
            </w:r>
          </w:p>
        </w:tc>
      </w:tr>
      <w:tr w:rsidR="008D3C17" w14:paraId="5AB6AA80" w14:textId="77777777">
        <w:tc>
          <w:tcPr>
            <w:tcW w:w="1687" w:type="dxa"/>
          </w:tcPr>
          <w:p w14:paraId="2D3995B5" w14:textId="77777777" w:rsidR="008D3C17" w:rsidRDefault="00000000" w:rsidP="005A008E">
            <w:pPr>
              <w:pStyle w:val="Compact"/>
              <w:spacing w:line="360" w:lineRule="auto"/>
            </w:pPr>
            <w:r>
              <w:t>ACTION</w:t>
            </w:r>
          </w:p>
        </w:tc>
        <w:tc>
          <w:tcPr>
            <w:tcW w:w="2856" w:type="dxa"/>
          </w:tcPr>
          <w:p w14:paraId="1531143A" w14:textId="77777777" w:rsidR="008D3C17" w:rsidRDefault="00000000" w:rsidP="005A008E">
            <w:pPr>
              <w:pStyle w:val="Compact"/>
              <w:spacing w:line="360" w:lineRule="auto"/>
              <w:jc w:val="right"/>
            </w:pPr>
            <w:r>
              <w:t>9,963</w:t>
            </w:r>
          </w:p>
        </w:tc>
        <w:tc>
          <w:tcPr>
            <w:tcW w:w="1428" w:type="dxa"/>
          </w:tcPr>
          <w:p w14:paraId="16E1B5E3" w14:textId="77777777" w:rsidR="008D3C17" w:rsidRDefault="00000000" w:rsidP="005A008E">
            <w:pPr>
              <w:pStyle w:val="Compact"/>
              <w:spacing w:line="360" w:lineRule="auto"/>
              <w:jc w:val="right"/>
            </w:pPr>
            <w:r>
              <w:t>0.881</w:t>
            </w:r>
          </w:p>
        </w:tc>
        <w:tc>
          <w:tcPr>
            <w:tcW w:w="1038" w:type="dxa"/>
          </w:tcPr>
          <w:p w14:paraId="6C0B7D82" w14:textId="77777777" w:rsidR="008D3C17" w:rsidRDefault="00000000" w:rsidP="005A008E">
            <w:pPr>
              <w:pStyle w:val="Compact"/>
              <w:spacing w:line="360" w:lineRule="auto"/>
              <w:jc w:val="right"/>
            </w:pPr>
            <w:r>
              <w:t>0.852</w:t>
            </w:r>
          </w:p>
        </w:tc>
        <w:tc>
          <w:tcPr>
            <w:tcW w:w="908" w:type="dxa"/>
          </w:tcPr>
          <w:p w14:paraId="0FDADF56" w14:textId="77777777" w:rsidR="008D3C17" w:rsidRDefault="00000000" w:rsidP="005A008E">
            <w:pPr>
              <w:pStyle w:val="Compact"/>
              <w:spacing w:line="360" w:lineRule="auto"/>
              <w:jc w:val="right"/>
            </w:pPr>
            <w:r>
              <w:t>0.866</w:t>
            </w:r>
          </w:p>
        </w:tc>
      </w:tr>
      <w:tr w:rsidR="008D3C17" w14:paraId="13508DB0" w14:textId="77777777">
        <w:tc>
          <w:tcPr>
            <w:tcW w:w="1687" w:type="dxa"/>
          </w:tcPr>
          <w:p w14:paraId="2CB7DC8C" w14:textId="77777777" w:rsidR="008D3C17" w:rsidRDefault="00000000" w:rsidP="005A008E">
            <w:pPr>
              <w:pStyle w:val="Compact"/>
              <w:spacing w:line="360" w:lineRule="auto"/>
            </w:pPr>
            <w:r>
              <w:t>VICTIM</w:t>
            </w:r>
          </w:p>
        </w:tc>
        <w:tc>
          <w:tcPr>
            <w:tcW w:w="2856" w:type="dxa"/>
          </w:tcPr>
          <w:p w14:paraId="2494BDDA" w14:textId="77777777" w:rsidR="008D3C17" w:rsidRDefault="00000000" w:rsidP="005A008E">
            <w:pPr>
              <w:pStyle w:val="Compact"/>
              <w:spacing w:line="360" w:lineRule="auto"/>
              <w:jc w:val="right"/>
            </w:pPr>
            <w:r>
              <w:t>5,492</w:t>
            </w:r>
          </w:p>
        </w:tc>
        <w:tc>
          <w:tcPr>
            <w:tcW w:w="1428" w:type="dxa"/>
          </w:tcPr>
          <w:p w14:paraId="7944299C" w14:textId="77777777" w:rsidR="008D3C17" w:rsidRDefault="00000000" w:rsidP="005A008E">
            <w:pPr>
              <w:pStyle w:val="Compact"/>
              <w:spacing w:line="360" w:lineRule="auto"/>
              <w:jc w:val="right"/>
            </w:pPr>
            <w:r>
              <w:t>0.838</w:t>
            </w:r>
          </w:p>
        </w:tc>
        <w:tc>
          <w:tcPr>
            <w:tcW w:w="1038" w:type="dxa"/>
          </w:tcPr>
          <w:p w14:paraId="46FD4892" w14:textId="77777777" w:rsidR="008D3C17" w:rsidRDefault="00000000" w:rsidP="005A008E">
            <w:pPr>
              <w:pStyle w:val="Compact"/>
              <w:spacing w:line="360" w:lineRule="auto"/>
              <w:jc w:val="right"/>
            </w:pPr>
            <w:r>
              <w:t>0.798</w:t>
            </w:r>
          </w:p>
        </w:tc>
        <w:tc>
          <w:tcPr>
            <w:tcW w:w="908" w:type="dxa"/>
          </w:tcPr>
          <w:p w14:paraId="7DD5EF76" w14:textId="77777777" w:rsidR="008D3C17" w:rsidRDefault="00000000" w:rsidP="005A008E">
            <w:pPr>
              <w:pStyle w:val="Compact"/>
              <w:spacing w:line="360" w:lineRule="auto"/>
              <w:jc w:val="right"/>
            </w:pPr>
            <w:r>
              <w:t>0.817</w:t>
            </w:r>
          </w:p>
        </w:tc>
      </w:tr>
      <w:tr w:rsidR="008D3C17" w14:paraId="7A1539C1" w14:textId="77777777">
        <w:tc>
          <w:tcPr>
            <w:tcW w:w="1687" w:type="dxa"/>
          </w:tcPr>
          <w:p w14:paraId="14584A51" w14:textId="77777777" w:rsidR="008D3C17" w:rsidRDefault="00000000" w:rsidP="005A008E">
            <w:pPr>
              <w:pStyle w:val="Compact"/>
              <w:spacing w:line="360" w:lineRule="auto"/>
            </w:pPr>
            <w:r>
              <w:t>CASUALTIES</w:t>
            </w:r>
          </w:p>
        </w:tc>
        <w:tc>
          <w:tcPr>
            <w:tcW w:w="2856" w:type="dxa"/>
          </w:tcPr>
          <w:p w14:paraId="1A27D3CE" w14:textId="77777777" w:rsidR="008D3C17" w:rsidRDefault="00000000" w:rsidP="005A008E">
            <w:pPr>
              <w:pStyle w:val="Compact"/>
              <w:spacing w:line="360" w:lineRule="auto"/>
              <w:jc w:val="right"/>
            </w:pPr>
            <w:r>
              <w:t>4,907</w:t>
            </w:r>
          </w:p>
        </w:tc>
        <w:tc>
          <w:tcPr>
            <w:tcW w:w="1428" w:type="dxa"/>
          </w:tcPr>
          <w:p w14:paraId="04F5392A" w14:textId="77777777" w:rsidR="008D3C17" w:rsidRDefault="00000000" w:rsidP="005A008E">
            <w:pPr>
              <w:pStyle w:val="Compact"/>
              <w:spacing w:line="360" w:lineRule="auto"/>
              <w:jc w:val="right"/>
            </w:pPr>
            <w:r>
              <w:t>0.901</w:t>
            </w:r>
          </w:p>
        </w:tc>
        <w:tc>
          <w:tcPr>
            <w:tcW w:w="1038" w:type="dxa"/>
          </w:tcPr>
          <w:p w14:paraId="4E9EC3FE" w14:textId="77777777" w:rsidR="008D3C17" w:rsidRDefault="00000000" w:rsidP="005A008E">
            <w:pPr>
              <w:pStyle w:val="Compact"/>
              <w:spacing w:line="360" w:lineRule="auto"/>
              <w:jc w:val="right"/>
            </w:pPr>
            <w:r>
              <w:t>0.869</w:t>
            </w:r>
          </w:p>
        </w:tc>
        <w:tc>
          <w:tcPr>
            <w:tcW w:w="908" w:type="dxa"/>
          </w:tcPr>
          <w:p w14:paraId="3BD1C8E8" w14:textId="77777777" w:rsidR="008D3C17" w:rsidRDefault="00000000" w:rsidP="005A008E">
            <w:pPr>
              <w:pStyle w:val="Compact"/>
              <w:spacing w:line="360" w:lineRule="auto"/>
              <w:jc w:val="right"/>
            </w:pPr>
            <w:r>
              <w:t>0.885</w:t>
            </w:r>
          </w:p>
        </w:tc>
      </w:tr>
      <w:tr w:rsidR="008D3C17" w14:paraId="353EEF07" w14:textId="77777777">
        <w:tc>
          <w:tcPr>
            <w:tcW w:w="1687" w:type="dxa"/>
          </w:tcPr>
          <w:p w14:paraId="1B559A46" w14:textId="77777777" w:rsidR="008D3C17" w:rsidRDefault="00000000" w:rsidP="005A008E">
            <w:pPr>
              <w:pStyle w:val="Compact"/>
              <w:spacing w:line="360" w:lineRule="auto"/>
            </w:pPr>
            <w:r>
              <w:rPr>
                <w:b/>
                <w:bCs/>
              </w:rPr>
              <w:t>Macro avg</w:t>
            </w:r>
          </w:p>
        </w:tc>
        <w:tc>
          <w:tcPr>
            <w:tcW w:w="2856" w:type="dxa"/>
          </w:tcPr>
          <w:p w14:paraId="3E0C3E54" w14:textId="77777777" w:rsidR="008D3C17" w:rsidRDefault="008D3C17" w:rsidP="005A008E">
            <w:pPr>
              <w:pStyle w:val="Compact"/>
              <w:spacing w:line="360" w:lineRule="auto"/>
            </w:pPr>
          </w:p>
        </w:tc>
        <w:tc>
          <w:tcPr>
            <w:tcW w:w="1428" w:type="dxa"/>
          </w:tcPr>
          <w:p w14:paraId="76C0009E" w14:textId="77777777" w:rsidR="008D3C17" w:rsidRDefault="00000000" w:rsidP="005A008E">
            <w:pPr>
              <w:pStyle w:val="Compact"/>
              <w:spacing w:line="360" w:lineRule="auto"/>
              <w:jc w:val="right"/>
            </w:pPr>
            <w:r>
              <w:rPr>
                <w:b/>
                <w:bCs/>
              </w:rPr>
              <w:t>0.899</w:t>
            </w:r>
          </w:p>
        </w:tc>
        <w:tc>
          <w:tcPr>
            <w:tcW w:w="1038" w:type="dxa"/>
          </w:tcPr>
          <w:p w14:paraId="3EE4A103" w14:textId="77777777" w:rsidR="008D3C17" w:rsidRDefault="00000000" w:rsidP="005A008E">
            <w:pPr>
              <w:pStyle w:val="Compact"/>
              <w:spacing w:line="360" w:lineRule="auto"/>
              <w:jc w:val="right"/>
            </w:pPr>
            <w:r>
              <w:rPr>
                <w:b/>
                <w:bCs/>
              </w:rPr>
              <w:t>0.876</w:t>
            </w:r>
          </w:p>
        </w:tc>
        <w:tc>
          <w:tcPr>
            <w:tcW w:w="908" w:type="dxa"/>
          </w:tcPr>
          <w:p w14:paraId="6401D46B" w14:textId="77777777" w:rsidR="008D3C17" w:rsidRDefault="00000000" w:rsidP="005A008E">
            <w:pPr>
              <w:pStyle w:val="Compact"/>
              <w:spacing w:line="360" w:lineRule="auto"/>
              <w:jc w:val="right"/>
            </w:pPr>
            <w:r>
              <w:rPr>
                <w:b/>
                <w:bCs/>
              </w:rPr>
              <w:t>0.887</w:t>
            </w:r>
          </w:p>
        </w:tc>
      </w:tr>
      <w:tr w:rsidR="008D3C17" w14:paraId="3CF8C12A" w14:textId="77777777">
        <w:tc>
          <w:tcPr>
            <w:tcW w:w="1687" w:type="dxa"/>
          </w:tcPr>
          <w:p w14:paraId="4A64B76F" w14:textId="77777777" w:rsidR="008D3C17" w:rsidRDefault="00000000" w:rsidP="005A008E">
            <w:pPr>
              <w:pStyle w:val="Compact"/>
              <w:spacing w:line="360" w:lineRule="auto"/>
            </w:pPr>
            <w:r>
              <w:rPr>
                <w:b/>
                <w:bCs/>
              </w:rPr>
              <w:t>Micro avg</w:t>
            </w:r>
          </w:p>
        </w:tc>
        <w:tc>
          <w:tcPr>
            <w:tcW w:w="2856" w:type="dxa"/>
          </w:tcPr>
          <w:p w14:paraId="14DDF9A4" w14:textId="77777777" w:rsidR="008D3C17" w:rsidRDefault="00000000" w:rsidP="005A008E">
            <w:pPr>
              <w:pStyle w:val="Compact"/>
              <w:spacing w:line="360" w:lineRule="auto"/>
              <w:jc w:val="right"/>
            </w:pPr>
            <w:r>
              <w:t>190,075</w:t>
            </w:r>
          </w:p>
        </w:tc>
        <w:tc>
          <w:tcPr>
            <w:tcW w:w="1428" w:type="dxa"/>
          </w:tcPr>
          <w:p w14:paraId="22BEB3AA" w14:textId="77777777" w:rsidR="008D3C17" w:rsidRDefault="00000000" w:rsidP="005A008E">
            <w:pPr>
              <w:pStyle w:val="Compact"/>
              <w:spacing w:line="360" w:lineRule="auto"/>
              <w:jc w:val="right"/>
            </w:pPr>
            <w:r>
              <w:rPr>
                <w:b/>
                <w:bCs/>
              </w:rPr>
              <w:t>0.918</w:t>
            </w:r>
          </w:p>
        </w:tc>
        <w:tc>
          <w:tcPr>
            <w:tcW w:w="1038" w:type="dxa"/>
          </w:tcPr>
          <w:p w14:paraId="08FF453F" w14:textId="77777777" w:rsidR="008D3C17" w:rsidRDefault="00000000" w:rsidP="005A008E">
            <w:pPr>
              <w:pStyle w:val="Compact"/>
              <w:spacing w:line="360" w:lineRule="auto"/>
              <w:jc w:val="right"/>
            </w:pPr>
            <w:r>
              <w:rPr>
                <w:b/>
                <w:bCs/>
              </w:rPr>
              <w:t>0.901</w:t>
            </w:r>
          </w:p>
        </w:tc>
        <w:tc>
          <w:tcPr>
            <w:tcW w:w="908" w:type="dxa"/>
          </w:tcPr>
          <w:p w14:paraId="4410361D" w14:textId="77777777" w:rsidR="008D3C17" w:rsidRDefault="00000000" w:rsidP="005A008E">
            <w:pPr>
              <w:pStyle w:val="Compact"/>
              <w:spacing w:line="360" w:lineRule="auto"/>
              <w:jc w:val="right"/>
            </w:pPr>
            <w:r>
              <w:rPr>
                <w:b/>
                <w:bCs/>
              </w:rPr>
              <w:t>0.909</w:t>
            </w:r>
          </w:p>
        </w:tc>
      </w:tr>
    </w:tbl>
    <w:p w14:paraId="2E173ECD" w14:textId="77777777" w:rsidR="008D3C17" w:rsidRDefault="00000000" w:rsidP="005A008E">
      <w:pPr>
        <w:pStyle w:val="BodyText"/>
        <w:spacing w:line="360" w:lineRule="auto"/>
      </w:pPr>
      <w:r>
        <w:t>Figure 6.3 reproduces the F1 column as a bar chart.</w:t>
      </w:r>
    </w:p>
    <w:p w14:paraId="4CD11072" w14:textId="77777777" w:rsidR="008D3C17" w:rsidRDefault="00000000" w:rsidP="005A008E">
      <w:pPr>
        <w:pStyle w:val="SourceCode"/>
        <w:spacing w:line="360" w:lineRule="auto"/>
      </w:pPr>
      <w:r w:rsidRPr="00BF3590">
        <w:rPr>
          <w:rStyle w:val="VerbatimChar"/>
          <w:highlight w:val="yellow"/>
          <w:rPrChange w:id="541" w:author="Accreditation" w:date="2026-05-23T19:25:00Z" w16du:dateUtc="2026-05-23T16:25:00Z">
            <w:rPr>
              <w:rStyle w:val="VerbatimChar"/>
            </w:rPr>
          </w:rPrChange>
        </w:rPr>
        <w:t>DATE       |==================================== 0.956</w:t>
      </w:r>
      <w:r w:rsidRPr="00BF3590">
        <w:rPr>
          <w:highlight w:val="yellow"/>
          <w:rPrChange w:id="542" w:author="Accreditation" w:date="2026-05-23T19:25:00Z" w16du:dateUtc="2026-05-23T16:25:00Z">
            <w:rPr/>
          </w:rPrChange>
        </w:rPr>
        <w:br/>
      </w:r>
      <w:r w:rsidRPr="00BF3590">
        <w:rPr>
          <w:rStyle w:val="VerbatimChar"/>
          <w:highlight w:val="yellow"/>
          <w:rPrChange w:id="543" w:author="Accreditation" w:date="2026-05-23T19:25:00Z" w16du:dateUtc="2026-05-23T16:25:00Z">
            <w:rPr>
              <w:rStyle w:val="VerbatimChar"/>
            </w:rPr>
          </w:rPrChange>
        </w:rPr>
        <w:t>CITY       |==================================  0.934</w:t>
      </w:r>
      <w:r w:rsidRPr="00BF3590">
        <w:rPr>
          <w:highlight w:val="yellow"/>
          <w:rPrChange w:id="544" w:author="Accreditation" w:date="2026-05-23T19:25:00Z" w16du:dateUtc="2026-05-23T16:25:00Z">
            <w:rPr/>
          </w:rPrChange>
        </w:rPr>
        <w:br/>
      </w:r>
      <w:r w:rsidRPr="00BF3590">
        <w:rPr>
          <w:rStyle w:val="VerbatimChar"/>
          <w:highlight w:val="yellow"/>
          <w:rPrChange w:id="545" w:author="Accreditation" w:date="2026-05-23T19:25:00Z" w16du:dateUtc="2026-05-23T16:25:00Z">
            <w:rPr>
              <w:rStyle w:val="VerbatimChar"/>
            </w:rPr>
          </w:rPrChange>
        </w:rPr>
        <w:t>ACTOR      |================================== 0.923</w:t>
      </w:r>
      <w:r w:rsidRPr="00BF3590">
        <w:rPr>
          <w:highlight w:val="yellow"/>
          <w:rPrChange w:id="546" w:author="Accreditation" w:date="2026-05-23T19:25:00Z" w16du:dateUtc="2026-05-23T16:25:00Z">
            <w:rPr/>
          </w:rPrChange>
        </w:rPr>
        <w:br/>
      </w:r>
      <w:r w:rsidRPr="00BF3590">
        <w:rPr>
          <w:rStyle w:val="VerbatimChar"/>
          <w:highlight w:val="yellow"/>
          <w:rPrChange w:id="547" w:author="Accreditation" w:date="2026-05-23T19:25:00Z" w16du:dateUtc="2026-05-23T16:25:00Z">
            <w:rPr>
              <w:rStyle w:val="VerbatimChar"/>
            </w:rPr>
          </w:rPrChange>
        </w:rPr>
        <w:t>REGION     |================================ 0.891</w:t>
      </w:r>
      <w:r w:rsidRPr="00BF3590">
        <w:rPr>
          <w:highlight w:val="yellow"/>
          <w:rPrChange w:id="548" w:author="Accreditation" w:date="2026-05-23T19:25:00Z" w16du:dateUtc="2026-05-23T16:25:00Z">
            <w:rPr/>
          </w:rPrChange>
        </w:rPr>
        <w:br/>
      </w:r>
      <w:r w:rsidRPr="00BF3590">
        <w:rPr>
          <w:rStyle w:val="VerbatimChar"/>
          <w:highlight w:val="yellow"/>
          <w:rPrChange w:id="549" w:author="Accreditation" w:date="2026-05-23T19:25:00Z" w16du:dateUtc="2026-05-23T16:25:00Z">
            <w:rPr>
              <w:rStyle w:val="VerbatimChar"/>
            </w:rPr>
          </w:rPrChange>
        </w:rPr>
        <w:t>CASUALTIES |================================ 0.885</w:t>
      </w:r>
      <w:r w:rsidRPr="00BF3590">
        <w:rPr>
          <w:highlight w:val="yellow"/>
          <w:rPrChange w:id="550" w:author="Accreditation" w:date="2026-05-23T19:25:00Z" w16du:dateUtc="2026-05-23T16:25:00Z">
            <w:rPr/>
          </w:rPrChange>
        </w:rPr>
        <w:br/>
      </w:r>
      <w:r w:rsidRPr="00BF3590">
        <w:rPr>
          <w:rStyle w:val="VerbatimChar"/>
          <w:highlight w:val="yellow"/>
          <w:rPrChange w:id="551" w:author="Accreditation" w:date="2026-05-23T19:25:00Z" w16du:dateUtc="2026-05-23T16:25:00Z">
            <w:rPr>
              <w:rStyle w:val="VerbatimChar"/>
            </w:rPr>
          </w:rPrChange>
        </w:rPr>
        <w:t>ACTION     |=============================== 0.866</w:t>
      </w:r>
      <w:r w:rsidRPr="00BF3590">
        <w:rPr>
          <w:highlight w:val="yellow"/>
          <w:rPrChange w:id="552" w:author="Accreditation" w:date="2026-05-23T19:25:00Z" w16du:dateUtc="2026-05-23T16:25:00Z">
            <w:rPr/>
          </w:rPrChange>
        </w:rPr>
        <w:br/>
      </w:r>
      <w:r w:rsidRPr="00BF3590">
        <w:rPr>
          <w:rStyle w:val="VerbatimChar"/>
          <w:highlight w:val="yellow"/>
          <w:rPrChange w:id="553" w:author="Accreditation" w:date="2026-05-23T19:25:00Z" w16du:dateUtc="2026-05-23T16:25:00Z">
            <w:rPr>
              <w:rStyle w:val="VerbatimChar"/>
            </w:rPr>
          </w:rPrChange>
        </w:rPr>
        <w:t>DISTRICT   |============================== 0.826</w:t>
      </w:r>
      <w:r w:rsidRPr="00BF3590">
        <w:rPr>
          <w:highlight w:val="yellow"/>
          <w:rPrChange w:id="554" w:author="Accreditation" w:date="2026-05-23T19:25:00Z" w16du:dateUtc="2026-05-23T16:25:00Z">
            <w:rPr/>
          </w:rPrChange>
        </w:rPr>
        <w:br/>
      </w:r>
      <w:r w:rsidRPr="00BF3590">
        <w:rPr>
          <w:rStyle w:val="VerbatimChar"/>
          <w:highlight w:val="yellow"/>
          <w:rPrChange w:id="555" w:author="Accreditation" w:date="2026-05-23T19:25:00Z" w16du:dateUtc="2026-05-23T16:25:00Z">
            <w:rPr>
              <w:rStyle w:val="VerbatimChar"/>
            </w:rPr>
          </w:rPrChange>
        </w:rPr>
        <w:t>VICTIM     |============================= 0.817</w:t>
      </w:r>
    </w:p>
    <w:p w14:paraId="0B70B451" w14:textId="77777777" w:rsidR="008D3C17" w:rsidRDefault="00000000" w:rsidP="005A008E">
      <w:pPr>
        <w:pStyle w:val="FirstParagraph"/>
        <w:spacing w:line="360" w:lineRule="auto"/>
      </w:pPr>
      <w:r>
        <w:rPr>
          <w:i/>
          <w:iCs/>
        </w:rPr>
        <w:t>Figure 6.3: Per-entity F1 bar chart</w:t>
      </w:r>
    </w:p>
    <w:p w14:paraId="7DC2452A" w14:textId="77777777" w:rsidR="008D3C17" w:rsidRDefault="00000000" w:rsidP="005A008E">
      <w:pPr>
        <w:pStyle w:val="BodyText"/>
        <w:spacing w:line="360" w:lineRule="auto"/>
      </w:pPr>
      <w:r>
        <w:t>A few patterns stand out when I look at this table.</w:t>
      </w:r>
    </w:p>
    <w:p w14:paraId="20E44FE0" w14:textId="77777777" w:rsidR="008D3C17" w:rsidRDefault="00000000" w:rsidP="005A008E">
      <w:pPr>
        <w:pStyle w:val="BodyText"/>
        <w:spacing w:line="360" w:lineRule="auto"/>
      </w:pPr>
      <w:r>
        <w:t>DATE wins by a clear margin. Date expressions in conflict reporting follow a small number of patterns (“on Monday”, “January 15”, “yesterday”, “earlier this week”), they are usually bounded by prepositions and capitalisation, and the training corpus has more than enough of them. There is not much room for improvement here without venturing into temporal-expression normalisation, which is outside scope.</w:t>
      </w:r>
    </w:p>
    <w:p w14:paraId="71D90257" w14:textId="77777777" w:rsidR="008D3C17" w:rsidRDefault="00000000" w:rsidP="005A008E">
      <w:pPr>
        <w:pStyle w:val="BodyText"/>
        <w:spacing w:line="360" w:lineRule="auto"/>
      </w:pPr>
      <w:r>
        <w:t xml:space="preserve">ACTOR, CITY, and DATE together form a strong cluster — three entities where the training distribution is rich and the surface forms are distinctive. The next tier (REGION at 0.891, </w:t>
      </w:r>
      <w:r>
        <w:lastRenderedPageBreak/>
        <w:t>CASUALTIES at 0.885, ACTION at 0.866) is solid but visibly lower; the dip correlates more with the entity’s compositional irregularity (REGION names that double as cities; CASUALTIES that mix numerals and words; ACTION verbs in passive voice) than with sheer training volume.</w:t>
      </w:r>
    </w:p>
    <w:p w14:paraId="2D3BA5C3" w14:textId="5332BAEA" w:rsidR="008D3C17" w:rsidRDefault="00000000" w:rsidP="005A008E">
      <w:pPr>
        <w:pStyle w:val="BodyText"/>
        <w:spacing w:line="360" w:lineRule="auto"/>
      </w:pPr>
      <w:r>
        <w:t xml:space="preserve">DISTRICT and VICTIM trail at 0.826 and 0.817. DISTRICT loses most of its accuracy to mutual confusion with CITY and REGION — see Figure 6.4 in </w:t>
      </w:r>
      <w:del w:id="556" w:author="Accreditation" w:date="2026-05-20T15:46:00Z" w16du:dateUtc="2026-05-20T12:46:00Z">
        <w:r w:rsidDel="00C22A33">
          <w:delText>§</w:delText>
        </w:r>
      </w:del>
      <w:ins w:id="557" w:author="Accreditation" w:date="2026-05-20T15:46:00Z" w16du:dateUtc="2026-05-20T12:46:00Z">
        <w:r w:rsidR="00C22A33">
          <w:t xml:space="preserve">Section </w:t>
        </w:r>
      </w:ins>
      <w:r>
        <w:t>6.11. VICTIM is the harder problem because it is both the rarest entity in the corpus and the entity with the most variable phrasing — anything from “civilians” to “ten villagers, including women and children” can be the gold span. Augmentation and inverse-frequency weighting move the floor up by 11 F1 points relative to plain cross entropy (</w:t>
      </w:r>
      <w:del w:id="558" w:author="Accreditation" w:date="2026-05-20T15:46:00Z" w16du:dateUtc="2026-05-20T12:46:00Z">
        <w:r w:rsidDel="00C22A33">
          <w:delText>§</w:delText>
        </w:r>
      </w:del>
      <w:ins w:id="559" w:author="Accreditation" w:date="2026-05-20T15:46:00Z" w16du:dateUtc="2026-05-20T12:46:00Z">
        <w:r w:rsidR="00C22A33">
          <w:t xml:space="preserve">Section </w:t>
        </w:r>
      </w:ins>
      <w:r>
        <w:t>6.6) but they do not eliminate the structural noise.</w:t>
      </w:r>
    </w:p>
    <w:p w14:paraId="645301E1" w14:textId="77777777" w:rsidR="008D3C17" w:rsidRDefault="00000000" w:rsidP="005A008E">
      <w:pPr>
        <w:pStyle w:val="BodyText"/>
        <w:spacing w:line="360" w:lineRule="auto"/>
      </w:pPr>
      <w:r>
        <w:t>The macro F1 of 0.887 means every entity type, including the rarest, is recognised well enough to be useful operationally. The micro F1 of 0.909 is higher because it is dominated by the high-support, high-F1 entities; it is the right number when estimating overall extraction throughput, while the macro number is the right one for assessing balance.</w:t>
      </w:r>
    </w:p>
    <w:p w14:paraId="5F7BFEFC" w14:textId="2799E34C" w:rsidR="008D3C17" w:rsidRDefault="00000000">
      <w:pPr>
        <w:pStyle w:val="Heading2"/>
        <w:pPrChange w:id="560" w:author="Accreditation" w:date="2026-05-20T16:00:00Z" w16du:dateUtc="2026-05-20T13:00:00Z">
          <w:pPr>
            <w:pStyle w:val="Heading2"/>
            <w:spacing w:line="360" w:lineRule="auto"/>
          </w:pPr>
        </w:pPrChange>
      </w:pPr>
      <w:bookmarkStart w:id="561" w:name="ablation-focal-loss-versus-cross-entropy"/>
      <w:bookmarkEnd w:id="539"/>
      <w:del w:id="562" w:author="Accreditation" w:date="2026-05-20T16:00:00Z" w16du:dateUtc="2026-05-20T13:00:00Z">
        <w:r w:rsidDel="005F16A1">
          <w:delText xml:space="preserve">6.6 </w:delText>
        </w:r>
      </w:del>
      <w:r>
        <w:t>Ablation: Focal Loss versus Cross Entropy</w:t>
      </w:r>
    </w:p>
    <w:p w14:paraId="32F1F91E" w14:textId="77777777" w:rsidR="008D3C17" w:rsidRDefault="00000000" w:rsidP="005A008E">
      <w:pPr>
        <w:pStyle w:val="FirstParagraph"/>
        <w:spacing w:line="360" w:lineRule="auto"/>
      </w:pPr>
      <w:r>
        <w:t>This is the ablation I cared about the most going in. The choice between plain cross entropy, weighted cross entropy, focal loss, and the focal-loss + weights combination changes the gradient signal in different ways, and I wanted to know whether the two imbalance-handling ingredients were genuinely complementary or whether one of them carried the other. To find out, I trained four models with identical data, scheduler, early-stopping, and random seeds — only the loss function changed. Per-entity F1 across the four configurations is in Table 6.8.</w:t>
      </w:r>
    </w:p>
    <w:p w14:paraId="07EEB923" w14:textId="77777777" w:rsidR="008D3C17" w:rsidRDefault="00000000">
      <w:pPr>
        <w:pStyle w:val="BodyText"/>
        <w:keepNext/>
        <w:spacing w:before="36" w:after="36" w:line="360" w:lineRule="auto"/>
        <w:pPrChange w:id="563" w:author="Accreditation" w:date="2026-05-20T16:00:00Z" w16du:dateUtc="2026-05-20T13:00:00Z">
          <w:pPr>
            <w:pStyle w:val="BodyText"/>
            <w:spacing w:line="360" w:lineRule="auto"/>
          </w:pPr>
        </w:pPrChange>
      </w:pPr>
      <w:r>
        <w:rPr>
          <w:i/>
          <w:iCs/>
        </w:rPr>
        <w:lastRenderedPageBreak/>
        <w:t>Table 6.8: Per-entity F1 on the validation set for the focal-loss ablation</w:t>
      </w:r>
    </w:p>
    <w:tbl>
      <w:tblPr>
        <w:tblStyle w:val="Table"/>
        <w:tblW w:w="0" w:type="auto"/>
        <w:tblLook w:val="0020" w:firstRow="1" w:lastRow="0" w:firstColumn="0" w:lastColumn="0" w:noHBand="0" w:noVBand="0"/>
      </w:tblPr>
      <w:tblGrid>
        <w:gridCol w:w="1531"/>
        <w:gridCol w:w="1083"/>
        <w:gridCol w:w="1550"/>
        <w:gridCol w:w="1345"/>
        <w:gridCol w:w="1816"/>
      </w:tblGrid>
      <w:tr w:rsidR="008D3C17" w14:paraId="47D3A560"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0" w:type="auto"/>
          </w:tcPr>
          <w:p w14:paraId="6C4120E5" w14:textId="77777777" w:rsidR="008D3C17" w:rsidRDefault="00000000">
            <w:pPr>
              <w:pStyle w:val="Compact"/>
              <w:keepNext/>
              <w:spacing w:line="360" w:lineRule="auto"/>
              <w:pPrChange w:id="564" w:author="Accreditation" w:date="2026-05-20T16:00:00Z" w16du:dateUtc="2026-05-20T13:00:00Z">
                <w:pPr>
                  <w:pStyle w:val="Compact"/>
                  <w:spacing w:line="360" w:lineRule="auto"/>
                </w:pPr>
              </w:pPrChange>
            </w:pPr>
            <w:r>
              <w:t>Entity</w:t>
            </w:r>
          </w:p>
        </w:tc>
        <w:tc>
          <w:tcPr>
            <w:tcW w:w="0" w:type="auto"/>
          </w:tcPr>
          <w:p w14:paraId="1997DF57" w14:textId="77777777" w:rsidR="008D3C17" w:rsidRDefault="00000000">
            <w:pPr>
              <w:pStyle w:val="Compact"/>
              <w:keepNext/>
              <w:spacing w:line="360" w:lineRule="auto"/>
              <w:jc w:val="right"/>
              <w:pPrChange w:id="565" w:author="Accreditation" w:date="2026-05-20T16:00:00Z" w16du:dateUtc="2026-05-20T13:00:00Z">
                <w:pPr>
                  <w:pStyle w:val="Compact"/>
                  <w:spacing w:line="360" w:lineRule="auto"/>
                  <w:jc w:val="right"/>
                </w:pPr>
              </w:pPrChange>
            </w:pPr>
            <w:r>
              <w:t>Plain CE</w:t>
            </w:r>
          </w:p>
        </w:tc>
        <w:tc>
          <w:tcPr>
            <w:tcW w:w="0" w:type="auto"/>
          </w:tcPr>
          <w:p w14:paraId="725FC0AE" w14:textId="77777777" w:rsidR="008D3C17" w:rsidRDefault="00000000">
            <w:pPr>
              <w:pStyle w:val="Compact"/>
              <w:keepNext/>
              <w:spacing w:line="360" w:lineRule="auto"/>
              <w:jc w:val="right"/>
              <w:pPrChange w:id="566" w:author="Accreditation" w:date="2026-05-20T16:00:00Z" w16du:dateUtc="2026-05-20T13:00:00Z">
                <w:pPr>
                  <w:pStyle w:val="Compact"/>
                  <w:spacing w:line="360" w:lineRule="auto"/>
                  <w:jc w:val="right"/>
                </w:pPr>
              </w:pPrChange>
            </w:pPr>
            <w:r>
              <w:t>Weighted CE</w:t>
            </w:r>
          </w:p>
        </w:tc>
        <w:tc>
          <w:tcPr>
            <w:tcW w:w="0" w:type="auto"/>
          </w:tcPr>
          <w:p w14:paraId="5E6FB644" w14:textId="77777777" w:rsidR="008D3C17" w:rsidRDefault="00000000">
            <w:pPr>
              <w:pStyle w:val="Compact"/>
              <w:keepNext/>
              <w:spacing w:line="360" w:lineRule="auto"/>
              <w:jc w:val="right"/>
              <w:pPrChange w:id="567" w:author="Accreditation" w:date="2026-05-20T16:00:00Z" w16du:dateUtc="2026-05-20T13:00:00Z">
                <w:pPr>
                  <w:pStyle w:val="Compact"/>
                  <w:spacing w:line="360" w:lineRule="auto"/>
                  <w:jc w:val="right"/>
                </w:pPr>
              </w:pPrChange>
            </w:pPr>
            <w:r>
              <w:t>Focal (γ=2)</w:t>
            </w:r>
          </w:p>
        </w:tc>
        <w:tc>
          <w:tcPr>
            <w:tcW w:w="0" w:type="auto"/>
          </w:tcPr>
          <w:p w14:paraId="7EB02DA2" w14:textId="77777777" w:rsidR="008D3C17" w:rsidRDefault="00000000">
            <w:pPr>
              <w:pStyle w:val="Compact"/>
              <w:keepNext/>
              <w:spacing w:line="360" w:lineRule="auto"/>
              <w:jc w:val="right"/>
              <w:pPrChange w:id="568" w:author="Accreditation" w:date="2026-05-20T16:00:00Z" w16du:dateUtc="2026-05-20T13:00:00Z">
                <w:pPr>
                  <w:pStyle w:val="Compact"/>
                  <w:spacing w:line="360" w:lineRule="auto"/>
                  <w:jc w:val="right"/>
                </w:pPr>
              </w:pPrChange>
            </w:pPr>
            <w:r>
              <w:t>Focal + weights</w:t>
            </w:r>
          </w:p>
        </w:tc>
      </w:tr>
      <w:tr w:rsidR="008D3C17" w14:paraId="245CDA65" w14:textId="77777777">
        <w:tc>
          <w:tcPr>
            <w:tcW w:w="0" w:type="auto"/>
          </w:tcPr>
          <w:p w14:paraId="1D7C21BA" w14:textId="77777777" w:rsidR="008D3C17" w:rsidRDefault="00000000">
            <w:pPr>
              <w:pStyle w:val="Compact"/>
              <w:keepNext/>
              <w:spacing w:line="360" w:lineRule="auto"/>
              <w:pPrChange w:id="569" w:author="Accreditation" w:date="2026-05-20T16:00:00Z" w16du:dateUtc="2026-05-20T13:00:00Z">
                <w:pPr>
                  <w:pStyle w:val="Compact"/>
                  <w:spacing w:line="360" w:lineRule="auto"/>
                </w:pPr>
              </w:pPrChange>
            </w:pPr>
            <w:r>
              <w:t>ACTOR</w:t>
            </w:r>
          </w:p>
        </w:tc>
        <w:tc>
          <w:tcPr>
            <w:tcW w:w="0" w:type="auto"/>
          </w:tcPr>
          <w:p w14:paraId="3E26ABD8" w14:textId="77777777" w:rsidR="008D3C17" w:rsidRDefault="00000000">
            <w:pPr>
              <w:pStyle w:val="Compact"/>
              <w:keepNext/>
              <w:spacing w:line="360" w:lineRule="auto"/>
              <w:jc w:val="right"/>
              <w:pPrChange w:id="570" w:author="Accreditation" w:date="2026-05-20T16:00:00Z" w16du:dateUtc="2026-05-20T13:00:00Z">
                <w:pPr>
                  <w:pStyle w:val="Compact"/>
                  <w:spacing w:line="360" w:lineRule="auto"/>
                  <w:jc w:val="right"/>
                </w:pPr>
              </w:pPrChange>
            </w:pPr>
            <w:r>
              <w:t>0.914</w:t>
            </w:r>
          </w:p>
        </w:tc>
        <w:tc>
          <w:tcPr>
            <w:tcW w:w="0" w:type="auto"/>
          </w:tcPr>
          <w:p w14:paraId="6C9B5E0D" w14:textId="77777777" w:rsidR="008D3C17" w:rsidRDefault="00000000">
            <w:pPr>
              <w:pStyle w:val="Compact"/>
              <w:keepNext/>
              <w:spacing w:line="360" w:lineRule="auto"/>
              <w:jc w:val="right"/>
              <w:pPrChange w:id="571" w:author="Accreditation" w:date="2026-05-20T16:00:00Z" w16du:dateUtc="2026-05-20T13:00:00Z">
                <w:pPr>
                  <w:pStyle w:val="Compact"/>
                  <w:spacing w:line="360" w:lineRule="auto"/>
                  <w:jc w:val="right"/>
                </w:pPr>
              </w:pPrChange>
            </w:pPr>
            <w:r>
              <w:t>0.918</w:t>
            </w:r>
          </w:p>
        </w:tc>
        <w:tc>
          <w:tcPr>
            <w:tcW w:w="0" w:type="auto"/>
          </w:tcPr>
          <w:p w14:paraId="1F73F7BC" w14:textId="77777777" w:rsidR="008D3C17" w:rsidRDefault="00000000">
            <w:pPr>
              <w:pStyle w:val="Compact"/>
              <w:keepNext/>
              <w:spacing w:line="360" w:lineRule="auto"/>
              <w:jc w:val="right"/>
              <w:pPrChange w:id="572" w:author="Accreditation" w:date="2026-05-20T16:00:00Z" w16du:dateUtc="2026-05-20T13:00:00Z">
                <w:pPr>
                  <w:pStyle w:val="Compact"/>
                  <w:spacing w:line="360" w:lineRule="auto"/>
                  <w:jc w:val="right"/>
                </w:pPr>
              </w:pPrChange>
            </w:pPr>
            <w:r>
              <w:t>0.920</w:t>
            </w:r>
          </w:p>
        </w:tc>
        <w:tc>
          <w:tcPr>
            <w:tcW w:w="0" w:type="auto"/>
          </w:tcPr>
          <w:p w14:paraId="3EF3A710" w14:textId="77777777" w:rsidR="008D3C17" w:rsidRDefault="00000000">
            <w:pPr>
              <w:pStyle w:val="Compact"/>
              <w:keepNext/>
              <w:spacing w:line="360" w:lineRule="auto"/>
              <w:jc w:val="right"/>
              <w:pPrChange w:id="573" w:author="Accreditation" w:date="2026-05-20T16:00:00Z" w16du:dateUtc="2026-05-20T13:00:00Z">
                <w:pPr>
                  <w:pStyle w:val="Compact"/>
                  <w:spacing w:line="360" w:lineRule="auto"/>
                  <w:jc w:val="right"/>
                </w:pPr>
              </w:pPrChange>
            </w:pPr>
            <w:r>
              <w:t>0.923</w:t>
            </w:r>
          </w:p>
        </w:tc>
      </w:tr>
      <w:tr w:rsidR="008D3C17" w14:paraId="5FB9C109" w14:textId="77777777">
        <w:tc>
          <w:tcPr>
            <w:tcW w:w="0" w:type="auto"/>
          </w:tcPr>
          <w:p w14:paraId="19331668" w14:textId="77777777" w:rsidR="008D3C17" w:rsidRDefault="00000000">
            <w:pPr>
              <w:pStyle w:val="Compact"/>
              <w:keepNext/>
              <w:spacing w:line="360" w:lineRule="auto"/>
              <w:pPrChange w:id="574" w:author="Accreditation" w:date="2026-05-20T16:00:00Z" w16du:dateUtc="2026-05-20T13:00:00Z">
                <w:pPr>
                  <w:pStyle w:val="Compact"/>
                  <w:spacing w:line="360" w:lineRule="auto"/>
                </w:pPr>
              </w:pPrChange>
            </w:pPr>
            <w:r>
              <w:t>CITY</w:t>
            </w:r>
          </w:p>
        </w:tc>
        <w:tc>
          <w:tcPr>
            <w:tcW w:w="0" w:type="auto"/>
          </w:tcPr>
          <w:p w14:paraId="57EF52B8" w14:textId="77777777" w:rsidR="008D3C17" w:rsidRDefault="00000000">
            <w:pPr>
              <w:pStyle w:val="Compact"/>
              <w:keepNext/>
              <w:spacing w:line="360" w:lineRule="auto"/>
              <w:jc w:val="right"/>
              <w:pPrChange w:id="575" w:author="Accreditation" w:date="2026-05-20T16:00:00Z" w16du:dateUtc="2026-05-20T13:00:00Z">
                <w:pPr>
                  <w:pStyle w:val="Compact"/>
                  <w:spacing w:line="360" w:lineRule="auto"/>
                  <w:jc w:val="right"/>
                </w:pPr>
              </w:pPrChange>
            </w:pPr>
            <w:r>
              <w:t>0.929</w:t>
            </w:r>
          </w:p>
        </w:tc>
        <w:tc>
          <w:tcPr>
            <w:tcW w:w="0" w:type="auto"/>
          </w:tcPr>
          <w:p w14:paraId="13454CDD" w14:textId="77777777" w:rsidR="008D3C17" w:rsidRDefault="00000000">
            <w:pPr>
              <w:pStyle w:val="Compact"/>
              <w:keepNext/>
              <w:spacing w:line="360" w:lineRule="auto"/>
              <w:jc w:val="right"/>
              <w:pPrChange w:id="576" w:author="Accreditation" w:date="2026-05-20T16:00:00Z" w16du:dateUtc="2026-05-20T13:00:00Z">
                <w:pPr>
                  <w:pStyle w:val="Compact"/>
                  <w:spacing w:line="360" w:lineRule="auto"/>
                  <w:jc w:val="right"/>
                </w:pPr>
              </w:pPrChange>
            </w:pPr>
            <w:r>
              <w:t>0.931</w:t>
            </w:r>
          </w:p>
        </w:tc>
        <w:tc>
          <w:tcPr>
            <w:tcW w:w="0" w:type="auto"/>
          </w:tcPr>
          <w:p w14:paraId="64A282F7" w14:textId="77777777" w:rsidR="008D3C17" w:rsidRDefault="00000000">
            <w:pPr>
              <w:pStyle w:val="Compact"/>
              <w:keepNext/>
              <w:spacing w:line="360" w:lineRule="auto"/>
              <w:jc w:val="right"/>
              <w:pPrChange w:id="577" w:author="Accreditation" w:date="2026-05-20T16:00:00Z" w16du:dateUtc="2026-05-20T13:00:00Z">
                <w:pPr>
                  <w:pStyle w:val="Compact"/>
                  <w:spacing w:line="360" w:lineRule="auto"/>
                  <w:jc w:val="right"/>
                </w:pPr>
              </w:pPrChange>
            </w:pPr>
            <w:r>
              <w:t>0.931</w:t>
            </w:r>
          </w:p>
        </w:tc>
        <w:tc>
          <w:tcPr>
            <w:tcW w:w="0" w:type="auto"/>
          </w:tcPr>
          <w:p w14:paraId="49871EEA" w14:textId="77777777" w:rsidR="008D3C17" w:rsidRDefault="00000000">
            <w:pPr>
              <w:pStyle w:val="Compact"/>
              <w:keepNext/>
              <w:spacing w:line="360" w:lineRule="auto"/>
              <w:jc w:val="right"/>
              <w:pPrChange w:id="578" w:author="Accreditation" w:date="2026-05-20T16:00:00Z" w16du:dateUtc="2026-05-20T13:00:00Z">
                <w:pPr>
                  <w:pStyle w:val="Compact"/>
                  <w:spacing w:line="360" w:lineRule="auto"/>
                  <w:jc w:val="right"/>
                </w:pPr>
              </w:pPrChange>
            </w:pPr>
            <w:r>
              <w:t>0.934</w:t>
            </w:r>
          </w:p>
        </w:tc>
      </w:tr>
      <w:tr w:rsidR="008D3C17" w14:paraId="7FE9BD11" w14:textId="77777777">
        <w:tc>
          <w:tcPr>
            <w:tcW w:w="0" w:type="auto"/>
          </w:tcPr>
          <w:p w14:paraId="742F61CA" w14:textId="77777777" w:rsidR="008D3C17" w:rsidRDefault="00000000">
            <w:pPr>
              <w:pStyle w:val="Compact"/>
              <w:keepNext/>
              <w:spacing w:line="360" w:lineRule="auto"/>
              <w:pPrChange w:id="579" w:author="Accreditation" w:date="2026-05-20T16:00:00Z" w16du:dateUtc="2026-05-20T13:00:00Z">
                <w:pPr>
                  <w:pStyle w:val="Compact"/>
                  <w:spacing w:line="360" w:lineRule="auto"/>
                </w:pPr>
              </w:pPrChange>
            </w:pPr>
            <w:r>
              <w:t>DATE</w:t>
            </w:r>
          </w:p>
        </w:tc>
        <w:tc>
          <w:tcPr>
            <w:tcW w:w="0" w:type="auto"/>
          </w:tcPr>
          <w:p w14:paraId="58C77552" w14:textId="77777777" w:rsidR="008D3C17" w:rsidRDefault="00000000">
            <w:pPr>
              <w:pStyle w:val="Compact"/>
              <w:keepNext/>
              <w:spacing w:line="360" w:lineRule="auto"/>
              <w:jc w:val="right"/>
              <w:pPrChange w:id="580" w:author="Accreditation" w:date="2026-05-20T16:00:00Z" w16du:dateUtc="2026-05-20T13:00:00Z">
                <w:pPr>
                  <w:pStyle w:val="Compact"/>
                  <w:spacing w:line="360" w:lineRule="auto"/>
                  <w:jc w:val="right"/>
                </w:pPr>
              </w:pPrChange>
            </w:pPr>
            <w:r>
              <w:t>0.953</w:t>
            </w:r>
          </w:p>
        </w:tc>
        <w:tc>
          <w:tcPr>
            <w:tcW w:w="0" w:type="auto"/>
          </w:tcPr>
          <w:p w14:paraId="76ECBD34" w14:textId="77777777" w:rsidR="008D3C17" w:rsidRDefault="00000000">
            <w:pPr>
              <w:pStyle w:val="Compact"/>
              <w:keepNext/>
              <w:spacing w:line="360" w:lineRule="auto"/>
              <w:jc w:val="right"/>
              <w:pPrChange w:id="581" w:author="Accreditation" w:date="2026-05-20T16:00:00Z" w16du:dateUtc="2026-05-20T13:00:00Z">
                <w:pPr>
                  <w:pStyle w:val="Compact"/>
                  <w:spacing w:line="360" w:lineRule="auto"/>
                  <w:jc w:val="right"/>
                </w:pPr>
              </w:pPrChange>
            </w:pPr>
            <w:r>
              <w:t>0.955</w:t>
            </w:r>
          </w:p>
        </w:tc>
        <w:tc>
          <w:tcPr>
            <w:tcW w:w="0" w:type="auto"/>
          </w:tcPr>
          <w:p w14:paraId="73235BBD" w14:textId="77777777" w:rsidR="008D3C17" w:rsidRDefault="00000000">
            <w:pPr>
              <w:pStyle w:val="Compact"/>
              <w:keepNext/>
              <w:spacing w:line="360" w:lineRule="auto"/>
              <w:jc w:val="right"/>
              <w:pPrChange w:id="582" w:author="Accreditation" w:date="2026-05-20T16:00:00Z" w16du:dateUtc="2026-05-20T13:00:00Z">
                <w:pPr>
                  <w:pStyle w:val="Compact"/>
                  <w:spacing w:line="360" w:lineRule="auto"/>
                  <w:jc w:val="right"/>
                </w:pPr>
              </w:pPrChange>
            </w:pPr>
            <w:r>
              <w:t>0.955</w:t>
            </w:r>
          </w:p>
        </w:tc>
        <w:tc>
          <w:tcPr>
            <w:tcW w:w="0" w:type="auto"/>
          </w:tcPr>
          <w:p w14:paraId="2E835893" w14:textId="77777777" w:rsidR="008D3C17" w:rsidRDefault="00000000">
            <w:pPr>
              <w:pStyle w:val="Compact"/>
              <w:keepNext/>
              <w:spacing w:line="360" w:lineRule="auto"/>
              <w:jc w:val="right"/>
              <w:pPrChange w:id="583" w:author="Accreditation" w:date="2026-05-20T16:00:00Z" w16du:dateUtc="2026-05-20T13:00:00Z">
                <w:pPr>
                  <w:pStyle w:val="Compact"/>
                  <w:spacing w:line="360" w:lineRule="auto"/>
                  <w:jc w:val="right"/>
                </w:pPr>
              </w:pPrChange>
            </w:pPr>
            <w:r>
              <w:t>0.956</w:t>
            </w:r>
          </w:p>
        </w:tc>
      </w:tr>
      <w:tr w:rsidR="008D3C17" w14:paraId="362913F7" w14:textId="77777777">
        <w:tc>
          <w:tcPr>
            <w:tcW w:w="0" w:type="auto"/>
          </w:tcPr>
          <w:p w14:paraId="450721D2" w14:textId="77777777" w:rsidR="008D3C17" w:rsidRDefault="00000000">
            <w:pPr>
              <w:pStyle w:val="Compact"/>
              <w:keepNext/>
              <w:spacing w:line="360" w:lineRule="auto"/>
              <w:pPrChange w:id="584" w:author="Accreditation" w:date="2026-05-20T16:00:00Z" w16du:dateUtc="2026-05-20T13:00:00Z">
                <w:pPr>
                  <w:pStyle w:val="Compact"/>
                  <w:spacing w:line="360" w:lineRule="auto"/>
                </w:pPr>
              </w:pPrChange>
            </w:pPr>
            <w:r>
              <w:t>REGION</w:t>
            </w:r>
          </w:p>
        </w:tc>
        <w:tc>
          <w:tcPr>
            <w:tcW w:w="0" w:type="auto"/>
          </w:tcPr>
          <w:p w14:paraId="3DA95DD1" w14:textId="77777777" w:rsidR="008D3C17" w:rsidRDefault="00000000">
            <w:pPr>
              <w:pStyle w:val="Compact"/>
              <w:keepNext/>
              <w:spacing w:line="360" w:lineRule="auto"/>
              <w:jc w:val="right"/>
              <w:pPrChange w:id="585" w:author="Accreditation" w:date="2026-05-20T16:00:00Z" w16du:dateUtc="2026-05-20T13:00:00Z">
                <w:pPr>
                  <w:pStyle w:val="Compact"/>
                  <w:spacing w:line="360" w:lineRule="auto"/>
                  <w:jc w:val="right"/>
                </w:pPr>
              </w:pPrChange>
            </w:pPr>
            <w:r>
              <w:t>0.879</w:t>
            </w:r>
          </w:p>
        </w:tc>
        <w:tc>
          <w:tcPr>
            <w:tcW w:w="0" w:type="auto"/>
          </w:tcPr>
          <w:p w14:paraId="2580DD50" w14:textId="77777777" w:rsidR="008D3C17" w:rsidRDefault="00000000">
            <w:pPr>
              <w:pStyle w:val="Compact"/>
              <w:keepNext/>
              <w:spacing w:line="360" w:lineRule="auto"/>
              <w:jc w:val="right"/>
              <w:pPrChange w:id="586" w:author="Accreditation" w:date="2026-05-20T16:00:00Z" w16du:dateUtc="2026-05-20T13:00:00Z">
                <w:pPr>
                  <w:pStyle w:val="Compact"/>
                  <w:spacing w:line="360" w:lineRule="auto"/>
                  <w:jc w:val="right"/>
                </w:pPr>
              </w:pPrChange>
            </w:pPr>
            <w:r>
              <w:t>0.884</w:t>
            </w:r>
          </w:p>
        </w:tc>
        <w:tc>
          <w:tcPr>
            <w:tcW w:w="0" w:type="auto"/>
          </w:tcPr>
          <w:p w14:paraId="5BB71D5A" w14:textId="77777777" w:rsidR="008D3C17" w:rsidRDefault="00000000">
            <w:pPr>
              <w:pStyle w:val="Compact"/>
              <w:keepNext/>
              <w:spacing w:line="360" w:lineRule="auto"/>
              <w:jc w:val="right"/>
              <w:pPrChange w:id="587" w:author="Accreditation" w:date="2026-05-20T16:00:00Z" w16du:dateUtc="2026-05-20T13:00:00Z">
                <w:pPr>
                  <w:pStyle w:val="Compact"/>
                  <w:spacing w:line="360" w:lineRule="auto"/>
                  <w:jc w:val="right"/>
                </w:pPr>
              </w:pPrChange>
            </w:pPr>
            <w:r>
              <w:t>0.887</w:t>
            </w:r>
          </w:p>
        </w:tc>
        <w:tc>
          <w:tcPr>
            <w:tcW w:w="0" w:type="auto"/>
          </w:tcPr>
          <w:p w14:paraId="1AEDF6FD" w14:textId="77777777" w:rsidR="008D3C17" w:rsidRDefault="00000000">
            <w:pPr>
              <w:pStyle w:val="Compact"/>
              <w:keepNext/>
              <w:spacing w:line="360" w:lineRule="auto"/>
              <w:jc w:val="right"/>
              <w:pPrChange w:id="588" w:author="Accreditation" w:date="2026-05-20T16:00:00Z" w16du:dateUtc="2026-05-20T13:00:00Z">
                <w:pPr>
                  <w:pStyle w:val="Compact"/>
                  <w:spacing w:line="360" w:lineRule="auto"/>
                  <w:jc w:val="right"/>
                </w:pPr>
              </w:pPrChange>
            </w:pPr>
            <w:r>
              <w:t>0.891</w:t>
            </w:r>
          </w:p>
        </w:tc>
      </w:tr>
      <w:tr w:rsidR="008D3C17" w14:paraId="731C1771" w14:textId="77777777">
        <w:tc>
          <w:tcPr>
            <w:tcW w:w="0" w:type="auto"/>
          </w:tcPr>
          <w:p w14:paraId="60EFAC37" w14:textId="77777777" w:rsidR="008D3C17" w:rsidRDefault="00000000">
            <w:pPr>
              <w:pStyle w:val="Compact"/>
              <w:keepNext/>
              <w:spacing w:line="360" w:lineRule="auto"/>
              <w:pPrChange w:id="589" w:author="Accreditation" w:date="2026-05-20T16:00:00Z" w16du:dateUtc="2026-05-20T13:00:00Z">
                <w:pPr>
                  <w:pStyle w:val="Compact"/>
                  <w:spacing w:line="360" w:lineRule="auto"/>
                </w:pPr>
              </w:pPrChange>
            </w:pPr>
            <w:r>
              <w:t>DISTRICT</w:t>
            </w:r>
          </w:p>
        </w:tc>
        <w:tc>
          <w:tcPr>
            <w:tcW w:w="0" w:type="auto"/>
          </w:tcPr>
          <w:p w14:paraId="65AEB0BD" w14:textId="77777777" w:rsidR="008D3C17" w:rsidRDefault="00000000">
            <w:pPr>
              <w:pStyle w:val="Compact"/>
              <w:keepNext/>
              <w:spacing w:line="360" w:lineRule="auto"/>
              <w:jc w:val="right"/>
              <w:pPrChange w:id="590" w:author="Accreditation" w:date="2026-05-20T16:00:00Z" w16du:dateUtc="2026-05-20T13:00:00Z">
                <w:pPr>
                  <w:pStyle w:val="Compact"/>
                  <w:spacing w:line="360" w:lineRule="auto"/>
                  <w:jc w:val="right"/>
                </w:pPr>
              </w:pPrChange>
            </w:pPr>
            <w:r>
              <w:t>0.808</w:t>
            </w:r>
          </w:p>
        </w:tc>
        <w:tc>
          <w:tcPr>
            <w:tcW w:w="0" w:type="auto"/>
          </w:tcPr>
          <w:p w14:paraId="79BF3F0A" w14:textId="77777777" w:rsidR="008D3C17" w:rsidRDefault="00000000">
            <w:pPr>
              <w:pStyle w:val="Compact"/>
              <w:keepNext/>
              <w:spacing w:line="360" w:lineRule="auto"/>
              <w:jc w:val="right"/>
              <w:pPrChange w:id="591" w:author="Accreditation" w:date="2026-05-20T16:00:00Z" w16du:dateUtc="2026-05-20T13:00:00Z">
                <w:pPr>
                  <w:pStyle w:val="Compact"/>
                  <w:spacing w:line="360" w:lineRule="auto"/>
                  <w:jc w:val="right"/>
                </w:pPr>
              </w:pPrChange>
            </w:pPr>
            <w:r>
              <w:t>0.815</w:t>
            </w:r>
          </w:p>
        </w:tc>
        <w:tc>
          <w:tcPr>
            <w:tcW w:w="0" w:type="auto"/>
          </w:tcPr>
          <w:p w14:paraId="38E2508E" w14:textId="77777777" w:rsidR="008D3C17" w:rsidRDefault="00000000">
            <w:pPr>
              <w:pStyle w:val="Compact"/>
              <w:keepNext/>
              <w:spacing w:line="360" w:lineRule="auto"/>
              <w:jc w:val="right"/>
              <w:pPrChange w:id="592" w:author="Accreditation" w:date="2026-05-20T16:00:00Z" w16du:dateUtc="2026-05-20T13:00:00Z">
                <w:pPr>
                  <w:pStyle w:val="Compact"/>
                  <w:spacing w:line="360" w:lineRule="auto"/>
                  <w:jc w:val="right"/>
                </w:pPr>
              </w:pPrChange>
            </w:pPr>
            <w:r>
              <w:t>0.821</w:t>
            </w:r>
          </w:p>
        </w:tc>
        <w:tc>
          <w:tcPr>
            <w:tcW w:w="0" w:type="auto"/>
          </w:tcPr>
          <w:p w14:paraId="5D391D0B" w14:textId="77777777" w:rsidR="008D3C17" w:rsidRDefault="00000000">
            <w:pPr>
              <w:pStyle w:val="Compact"/>
              <w:keepNext/>
              <w:spacing w:line="360" w:lineRule="auto"/>
              <w:jc w:val="right"/>
              <w:pPrChange w:id="593" w:author="Accreditation" w:date="2026-05-20T16:00:00Z" w16du:dateUtc="2026-05-20T13:00:00Z">
                <w:pPr>
                  <w:pStyle w:val="Compact"/>
                  <w:spacing w:line="360" w:lineRule="auto"/>
                  <w:jc w:val="right"/>
                </w:pPr>
              </w:pPrChange>
            </w:pPr>
            <w:r>
              <w:t>0.826</w:t>
            </w:r>
          </w:p>
        </w:tc>
      </w:tr>
      <w:tr w:rsidR="008D3C17" w14:paraId="175AFAC9" w14:textId="77777777">
        <w:tc>
          <w:tcPr>
            <w:tcW w:w="0" w:type="auto"/>
          </w:tcPr>
          <w:p w14:paraId="17BC5233" w14:textId="77777777" w:rsidR="008D3C17" w:rsidRDefault="00000000">
            <w:pPr>
              <w:pStyle w:val="Compact"/>
              <w:keepNext/>
              <w:spacing w:line="360" w:lineRule="auto"/>
              <w:pPrChange w:id="594" w:author="Accreditation" w:date="2026-05-20T16:00:00Z" w16du:dateUtc="2026-05-20T13:00:00Z">
                <w:pPr>
                  <w:pStyle w:val="Compact"/>
                  <w:spacing w:line="360" w:lineRule="auto"/>
                </w:pPr>
              </w:pPrChange>
            </w:pPr>
            <w:r>
              <w:t>ACTION</w:t>
            </w:r>
          </w:p>
        </w:tc>
        <w:tc>
          <w:tcPr>
            <w:tcW w:w="0" w:type="auto"/>
          </w:tcPr>
          <w:p w14:paraId="2EAA23A7" w14:textId="77777777" w:rsidR="008D3C17" w:rsidRDefault="00000000">
            <w:pPr>
              <w:pStyle w:val="Compact"/>
              <w:keepNext/>
              <w:spacing w:line="360" w:lineRule="auto"/>
              <w:jc w:val="right"/>
              <w:pPrChange w:id="595" w:author="Accreditation" w:date="2026-05-20T16:00:00Z" w16du:dateUtc="2026-05-20T13:00:00Z">
                <w:pPr>
                  <w:pStyle w:val="Compact"/>
                  <w:spacing w:line="360" w:lineRule="auto"/>
                  <w:jc w:val="right"/>
                </w:pPr>
              </w:pPrChange>
            </w:pPr>
            <w:r>
              <w:t>0.794</w:t>
            </w:r>
          </w:p>
        </w:tc>
        <w:tc>
          <w:tcPr>
            <w:tcW w:w="0" w:type="auto"/>
          </w:tcPr>
          <w:p w14:paraId="50268F30" w14:textId="77777777" w:rsidR="008D3C17" w:rsidRDefault="00000000">
            <w:pPr>
              <w:pStyle w:val="Compact"/>
              <w:keepNext/>
              <w:spacing w:line="360" w:lineRule="auto"/>
              <w:jc w:val="right"/>
              <w:pPrChange w:id="596" w:author="Accreditation" w:date="2026-05-20T16:00:00Z" w16du:dateUtc="2026-05-20T13:00:00Z">
                <w:pPr>
                  <w:pStyle w:val="Compact"/>
                  <w:spacing w:line="360" w:lineRule="auto"/>
                  <w:jc w:val="right"/>
                </w:pPr>
              </w:pPrChange>
            </w:pPr>
            <w:r>
              <w:t>0.834</w:t>
            </w:r>
          </w:p>
        </w:tc>
        <w:tc>
          <w:tcPr>
            <w:tcW w:w="0" w:type="auto"/>
          </w:tcPr>
          <w:p w14:paraId="72501640" w14:textId="77777777" w:rsidR="008D3C17" w:rsidRDefault="00000000">
            <w:pPr>
              <w:pStyle w:val="Compact"/>
              <w:keepNext/>
              <w:spacing w:line="360" w:lineRule="auto"/>
              <w:jc w:val="right"/>
              <w:pPrChange w:id="597" w:author="Accreditation" w:date="2026-05-20T16:00:00Z" w16du:dateUtc="2026-05-20T13:00:00Z">
                <w:pPr>
                  <w:pStyle w:val="Compact"/>
                  <w:spacing w:line="360" w:lineRule="auto"/>
                  <w:jc w:val="right"/>
                </w:pPr>
              </w:pPrChange>
            </w:pPr>
            <w:r>
              <w:t>0.842</w:t>
            </w:r>
          </w:p>
        </w:tc>
        <w:tc>
          <w:tcPr>
            <w:tcW w:w="0" w:type="auto"/>
          </w:tcPr>
          <w:p w14:paraId="05729216" w14:textId="77777777" w:rsidR="008D3C17" w:rsidRDefault="00000000">
            <w:pPr>
              <w:pStyle w:val="Compact"/>
              <w:keepNext/>
              <w:spacing w:line="360" w:lineRule="auto"/>
              <w:jc w:val="right"/>
              <w:pPrChange w:id="598" w:author="Accreditation" w:date="2026-05-20T16:00:00Z" w16du:dateUtc="2026-05-20T13:00:00Z">
                <w:pPr>
                  <w:pStyle w:val="Compact"/>
                  <w:spacing w:line="360" w:lineRule="auto"/>
                  <w:jc w:val="right"/>
                </w:pPr>
              </w:pPrChange>
            </w:pPr>
            <w:r>
              <w:t>0.866</w:t>
            </w:r>
          </w:p>
        </w:tc>
      </w:tr>
      <w:tr w:rsidR="008D3C17" w14:paraId="3ADD56B1" w14:textId="77777777">
        <w:tc>
          <w:tcPr>
            <w:tcW w:w="0" w:type="auto"/>
          </w:tcPr>
          <w:p w14:paraId="1853AB9E" w14:textId="77777777" w:rsidR="008D3C17" w:rsidRDefault="00000000">
            <w:pPr>
              <w:pStyle w:val="Compact"/>
              <w:keepNext/>
              <w:spacing w:line="360" w:lineRule="auto"/>
              <w:pPrChange w:id="599" w:author="Accreditation" w:date="2026-05-20T16:00:00Z" w16du:dateUtc="2026-05-20T13:00:00Z">
                <w:pPr>
                  <w:pStyle w:val="Compact"/>
                  <w:spacing w:line="360" w:lineRule="auto"/>
                </w:pPr>
              </w:pPrChange>
            </w:pPr>
            <w:r>
              <w:t>VICTIM</w:t>
            </w:r>
          </w:p>
        </w:tc>
        <w:tc>
          <w:tcPr>
            <w:tcW w:w="0" w:type="auto"/>
          </w:tcPr>
          <w:p w14:paraId="5CEB8185" w14:textId="77777777" w:rsidR="008D3C17" w:rsidRDefault="00000000">
            <w:pPr>
              <w:pStyle w:val="Compact"/>
              <w:keepNext/>
              <w:spacing w:line="360" w:lineRule="auto"/>
              <w:jc w:val="right"/>
              <w:pPrChange w:id="600" w:author="Accreditation" w:date="2026-05-20T16:00:00Z" w16du:dateUtc="2026-05-20T13:00:00Z">
                <w:pPr>
                  <w:pStyle w:val="Compact"/>
                  <w:spacing w:line="360" w:lineRule="auto"/>
                  <w:jc w:val="right"/>
                </w:pPr>
              </w:pPrChange>
            </w:pPr>
            <w:r>
              <w:t>0.708</w:t>
            </w:r>
          </w:p>
        </w:tc>
        <w:tc>
          <w:tcPr>
            <w:tcW w:w="0" w:type="auto"/>
          </w:tcPr>
          <w:p w14:paraId="51D4C333" w14:textId="77777777" w:rsidR="008D3C17" w:rsidRDefault="00000000">
            <w:pPr>
              <w:pStyle w:val="Compact"/>
              <w:keepNext/>
              <w:spacing w:line="360" w:lineRule="auto"/>
              <w:jc w:val="right"/>
              <w:pPrChange w:id="601" w:author="Accreditation" w:date="2026-05-20T16:00:00Z" w16du:dateUtc="2026-05-20T13:00:00Z">
                <w:pPr>
                  <w:pStyle w:val="Compact"/>
                  <w:spacing w:line="360" w:lineRule="auto"/>
                  <w:jc w:val="right"/>
                </w:pPr>
              </w:pPrChange>
            </w:pPr>
            <w:r>
              <w:t>0.776</w:t>
            </w:r>
          </w:p>
        </w:tc>
        <w:tc>
          <w:tcPr>
            <w:tcW w:w="0" w:type="auto"/>
          </w:tcPr>
          <w:p w14:paraId="6A516D57" w14:textId="77777777" w:rsidR="008D3C17" w:rsidRDefault="00000000">
            <w:pPr>
              <w:pStyle w:val="Compact"/>
              <w:keepNext/>
              <w:spacing w:line="360" w:lineRule="auto"/>
              <w:jc w:val="right"/>
              <w:pPrChange w:id="602" w:author="Accreditation" w:date="2026-05-20T16:00:00Z" w16du:dateUtc="2026-05-20T13:00:00Z">
                <w:pPr>
                  <w:pStyle w:val="Compact"/>
                  <w:spacing w:line="360" w:lineRule="auto"/>
                  <w:jc w:val="right"/>
                </w:pPr>
              </w:pPrChange>
            </w:pPr>
            <w:r>
              <w:t>0.792</w:t>
            </w:r>
          </w:p>
        </w:tc>
        <w:tc>
          <w:tcPr>
            <w:tcW w:w="0" w:type="auto"/>
          </w:tcPr>
          <w:p w14:paraId="50DC9F6F" w14:textId="77777777" w:rsidR="008D3C17" w:rsidRDefault="00000000">
            <w:pPr>
              <w:pStyle w:val="Compact"/>
              <w:keepNext/>
              <w:spacing w:line="360" w:lineRule="auto"/>
              <w:jc w:val="right"/>
              <w:pPrChange w:id="603" w:author="Accreditation" w:date="2026-05-20T16:00:00Z" w16du:dateUtc="2026-05-20T13:00:00Z">
                <w:pPr>
                  <w:pStyle w:val="Compact"/>
                  <w:spacing w:line="360" w:lineRule="auto"/>
                  <w:jc w:val="right"/>
                </w:pPr>
              </w:pPrChange>
            </w:pPr>
            <w:r>
              <w:t>0.817</w:t>
            </w:r>
          </w:p>
        </w:tc>
      </w:tr>
      <w:tr w:rsidR="008D3C17" w14:paraId="6F0603D8" w14:textId="77777777">
        <w:tc>
          <w:tcPr>
            <w:tcW w:w="0" w:type="auto"/>
          </w:tcPr>
          <w:p w14:paraId="58539752" w14:textId="77777777" w:rsidR="008D3C17" w:rsidRDefault="00000000">
            <w:pPr>
              <w:pStyle w:val="Compact"/>
              <w:keepNext/>
              <w:spacing w:line="360" w:lineRule="auto"/>
              <w:pPrChange w:id="604" w:author="Accreditation" w:date="2026-05-20T16:00:00Z" w16du:dateUtc="2026-05-20T13:00:00Z">
                <w:pPr>
                  <w:pStyle w:val="Compact"/>
                  <w:spacing w:line="360" w:lineRule="auto"/>
                </w:pPr>
              </w:pPrChange>
            </w:pPr>
            <w:r>
              <w:t>CASUALTIES</w:t>
            </w:r>
          </w:p>
        </w:tc>
        <w:tc>
          <w:tcPr>
            <w:tcW w:w="0" w:type="auto"/>
          </w:tcPr>
          <w:p w14:paraId="19E10885" w14:textId="77777777" w:rsidR="008D3C17" w:rsidRDefault="00000000">
            <w:pPr>
              <w:pStyle w:val="Compact"/>
              <w:keepNext/>
              <w:spacing w:line="360" w:lineRule="auto"/>
              <w:jc w:val="right"/>
              <w:pPrChange w:id="605" w:author="Accreditation" w:date="2026-05-20T16:00:00Z" w16du:dateUtc="2026-05-20T13:00:00Z">
                <w:pPr>
                  <w:pStyle w:val="Compact"/>
                  <w:spacing w:line="360" w:lineRule="auto"/>
                  <w:jc w:val="right"/>
                </w:pPr>
              </w:pPrChange>
            </w:pPr>
            <w:r>
              <w:t>0.853</w:t>
            </w:r>
          </w:p>
        </w:tc>
        <w:tc>
          <w:tcPr>
            <w:tcW w:w="0" w:type="auto"/>
          </w:tcPr>
          <w:p w14:paraId="6910A716" w14:textId="77777777" w:rsidR="008D3C17" w:rsidRDefault="00000000">
            <w:pPr>
              <w:pStyle w:val="Compact"/>
              <w:keepNext/>
              <w:spacing w:line="360" w:lineRule="auto"/>
              <w:jc w:val="right"/>
              <w:pPrChange w:id="606" w:author="Accreditation" w:date="2026-05-20T16:00:00Z" w16du:dateUtc="2026-05-20T13:00:00Z">
                <w:pPr>
                  <w:pStyle w:val="Compact"/>
                  <w:spacing w:line="360" w:lineRule="auto"/>
                  <w:jc w:val="right"/>
                </w:pPr>
              </w:pPrChange>
            </w:pPr>
            <w:r>
              <w:t>0.871</w:t>
            </w:r>
          </w:p>
        </w:tc>
        <w:tc>
          <w:tcPr>
            <w:tcW w:w="0" w:type="auto"/>
          </w:tcPr>
          <w:p w14:paraId="3EE6EFDA" w14:textId="77777777" w:rsidR="008D3C17" w:rsidRDefault="00000000">
            <w:pPr>
              <w:pStyle w:val="Compact"/>
              <w:keepNext/>
              <w:spacing w:line="360" w:lineRule="auto"/>
              <w:jc w:val="right"/>
              <w:pPrChange w:id="607" w:author="Accreditation" w:date="2026-05-20T16:00:00Z" w16du:dateUtc="2026-05-20T13:00:00Z">
                <w:pPr>
                  <w:pStyle w:val="Compact"/>
                  <w:spacing w:line="360" w:lineRule="auto"/>
                  <w:jc w:val="right"/>
                </w:pPr>
              </w:pPrChange>
            </w:pPr>
            <w:r>
              <w:t>0.872</w:t>
            </w:r>
          </w:p>
        </w:tc>
        <w:tc>
          <w:tcPr>
            <w:tcW w:w="0" w:type="auto"/>
          </w:tcPr>
          <w:p w14:paraId="3C8C5783" w14:textId="77777777" w:rsidR="008D3C17" w:rsidRDefault="00000000">
            <w:pPr>
              <w:pStyle w:val="Compact"/>
              <w:keepNext/>
              <w:spacing w:line="360" w:lineRule="auto"/>
              <w:jc w:val="right"/>
              <w:pPrChange w:id="608" w:author="Accreditation" w:date="2026-05-20T16:00:00Z" w16du:dateUtc="2026-05-20T13:00:00Z">
                <w:pPr>
                  <w:pStyle w:val="Compact"/>
                  <w:spacing w:line="360" w:lineRule="auto"/>
                  <w:jc w:val="right"/>
                </w:pPr>
              </w:pPrChange>
            </w:pPr>
            <w:r>
              <w:t>0.885</w:t>
            </w:r>
          </w:p>
        </w:tc>
      </w:tr>
      <w:tr w:rsidR="008D3C17" w14:paraId="15F2216C" w14:textId="77777777">
        <w:tc>
          <w:tcPr>
            <w:tcW w:w="0" w:type="auto"/>
          </w:tcPr>
          <w:p w14:paraId="54CE6BB4" w14:textId="77777777" w:rsidR="008D3C17" w:rsidRDefault="00000000">
            <w:pPr>
              <w:pStyle w:val="Compact"/>
              <w:keepNext/>
              <w:spacing w:line="360" w:lineRule="auto"/>
              <w:pPrChange w:id="609" w:author="Accreditation" w:date="2026-05-20T16:00:00Z" w16du:dateUtc="2026-05-20T13:00:00Z">
                <w:pPr>
                  <w:pStyle w:val="Compact"/>
                  <w:spacing w:line="360" w:lineRule="auto"/>
                </w:pPr>
              </w:pPrChange>
            </w:pPr>
            <w:r>
              <w:rPr>
                <w:b/>
                <w:bCs/>
              </w:rPr>
              <w:t>Macro avg</w:t>
            </w:r>
          </w:p>
        </w:tc>
        <w:tc>
          <w:tcPr>
            <w:tcW w:w="0" w:type="auto"/>
          </w:tcPr>
          <w:p w14:paraId="0E06CA83" w14:textId="77777777" w:rsidR="008D3C17" w:rsidRDefault="00000000">
            <w:pPr>
              <w:pStyle w:val="Compact"/>
              <w:keepNext/>
              <w:spacing w:line="360" w:lineRule="auto"/>
              <w:jc w:val="right"/>
              <w:pPrChange w:id="610" w:author="Accreditation" w:date="2026-05-20T16:00:00Z" w16du:dateUtc="2026-05-20T13:00:00Z">
                <w:pPr>
                  <w:pStyle w:val="Compact"/>
                  <w:spacing w:line="360" w:lineRule="auto"/>
                  <w:jc w:val="right"/>
                </w:pPr>
              </w:pPrChange>
            </w:pPr>
            <w:r>
              <w:rPr>
                <w:b/>
                <w:bCs/>
              </w:rPr>
              <w:t>0.855</w:t>
            </w:r>
          </w:p>
        </w:tc>
        <w:tc>
          <w:tcPr>
            <w:tcW w:w="0" w:type="auto"/>
          </w:tcPr>
          <w:p w14:paraId="3593A934" w14:textId="77777777" w:rsidR="008D3C17" w:rsidRDefault="00000000">
            <w:pPr>
              <w:pStyle w:val="Compact"/>
              <w:keepNext/>
              <w:spacing w:line="360" w:lineRule="auto"/>
              <w:jc w:val="right"/>
              <w:pPrChange w:id="611" w:author="Accreditation" w:date="2026-05-20T16:00:00Z" w16du:dateUtc="2026-05-20T13:00:00Z">
                <w:pPr>
                  <w:pStyle w:val="Compact"/>
                  <w:spacing w:line="360" w:lineRule="auto"/>
                  <w:jc w:val="right"/>
                </w:pPr>
              </w:pPrChange>
            </w:pPr>
            <w:r>
              <w:rPr>
                <w:b/>
                <w:bCs/>
              </w:rPr>
              <w:t>0.873</w:t>
            </w:r>
          </w:p>
        </w:tc>
        <w:tc>
          <w:tcPr>
            <w:tcW w:w="0" w:type="auto"/>
          </w:tcPr>
          <w:p w14:paraId="7CCF10C5" w14:textId="77777777" w:rsidR="008D3C17" w:rsidRDefault="00000000">
            <w:pPr>
              <w:pStyle w:val="Compact"/>
              <w:keepNext/>
              <w:spacing w:line="360" w:lineRule="auto"/>
              <w:jc w:val="right"/>
              <w:pPrChange w:id="612" w:author="Accreditation" w:date="2026-05-20T16:00:00Z" w16du:dateUtc="2026-05-20T13:00:00Z">
                <w:pPr>
                  <w:pStyle w:val="Compact"/>
                  <w:spacing w:line="360" w:lineRule="auto"/>
                  <w:jc w:val="right"/>
                </w:pPr>
              </w:pPrChange>
            </w:pPr>
            <w:r>
              <w:rPr>
                <w:b/>
                <w:bCs/>
              </w:rPr>
              <w:t>0.878</w:t>
            </w:r>
          </w:p>
        </w:tc>
        <w:tc>
          <w:tcPr>
            <w:tcW w:w="0" w:type="auto"/>
          </w:tcPr>
          <w:p w14:paraId="2EC35073" w14:textId="77777777" w:rsidR="008D3C17" w:rsidRDefault="00000000">
            <w:pPr>
              <w:pStyle w:val="Compact"/>
              <w:keepNext/>
              <w:spacing w:line="360" w:lineRule="auto"/>
              <w:jc w:val="right"/>
              <w:pPrChange w:id="613" w:author="Accreditation" w:date="2026-05-20T16:00:00Z" w16du:dateUtc="2026-05-20T13:00:00Z">
                <w:pPr>
                  <w:pStyle w:val="Compact"/>
                  <w:spacing w:line="360" w:lineRule="auto"/>
                  <w:jc w:val="right"/>
                </w:pPr>
              </w:pPrChange>
            </w:pPr>
            <w:r>
              <w:rPr>
                <w:b/>
                <w:bCs/>
              </w:rPr>
              <w:t>0.887</w:t>
            </w:r>
          </w:p>
        </w:tc>
      </w:tr>
    </w:tbl>
    <w:p w14:paraId="04F8F751" w14:textId="77777777" w:rsidR="008D3C17" w:rsidRDefault="00000000" w:rsidP="005A008E">
      <w:pPr>
        <w:pStyle w:val="BodyText"/>
        <w:spacing w:line="360" w:lineRule="auto"/>
      </w:pPr>
      <w:r>
        <w:t>The pattern is unambiguous and is the answer to the question I set out to ask. The minority entities — ACTION, VICTIM, CASUALTIES — are exactly the ones that benefit most from the combination, with VICTIM moving by eleven F1 points relative to plain cross entropy. Each ingredient on its own helps: weighted cross entropy lifts VICTIM by seven F1 points, focal loss alone by nine. The two together lift it by eleven. That is not a redundant combination — it is a complementary one — and that complementarity is what justifies the slightly more complex loss function in production. The high-support entities show smaller, consistent improvements across the same axis, and crucially no entity is hurt by the focal-loss objective relative to plain cross entropy. That last property mattered to me operationally: an imbalance-aware loss that protects the rare classes at the cost of the common ones would have been a regression for analyst workflows that depend on DATE and ACTOR accuracy.</w:t>
      </w:r>
    </w:p>
    <w:p w14:paraId="5E34920D" w14:textId="45AE51E3" w:rsidR="008D3C17" w:rsidRDefault="00000000">
      <w:pPr>
        <w:pStyle w:val="Heading2"/>
        <w:pPrChange w:id="614" w:author="Accreditation" w:date="2026-05-20T16:00:00Z" w16du:dateUtc="2026-05-20T13:00:00Z">
          <w:pPr>
            <w:pStyle w:val="Heading2"/>
            <w:spacing w:line="360" w:lineRule="auto"/>
          </w:pPr>
        </w:pPrChange>
      </w:pPr>
      <w:bookmarkStart w:id="615" w:name="knowledge-base-validation-impact"/>
      <w:bookmarkEnd w:id="561"/>
      <w:del w:id="616" w:author="Accreditation" w:date="2026-05-20T16:00:00Z" w16du:dateUtc="2026-05-20T13:00:00Z">
        <w:r w:rsidDel="005F16A1">
          <w:delText xml:space="preserve">6.7 </w:delText>
        </w:r>
      </w:del>
      <w:r>
        <w:t>Knowledge-Base Validation Impact</w:t>
      </w:r>
    </w:p>
    <w:p w14:paraId="21D3DC55" w14:textId="77777777" w:rsidR="008D3C17" w:rsidRDefault="00000000" w:rsidP="005A008E">
      <w:pPr>
        <w:pStyle w:val="FirstParagraph"/>
        <w:spacing w:line="360" w:lineRule="auto"/>
      </w:pPr>
      <w:r>
        <w:t xml:space="preserve">Measuring the value of the KB layer is harder than measuring the model. The KB does not directly affect the F1 numbers — it operates downstream of the extractor — and the right </w:t>
      </w:r>
      <w:r>
        <w:lastRenderedPageBreak/>
        <w:t>unit of evaluation is not “accuracy” but “did the layer earn its keep on the operational side”. I picked two concrete metrics for that, one for the enrichment path and one for the validation path.</w:t>
      </w:r>
    </w:p>
    <w:p w14:paraId="57B87A06" w14:textId="77777777" w:rsidR="008D3C17" w:rsidRDefault="00000000" w:rsidP="005A008E">
      <w:pPr>
        <w:pStyle w:val="BodyText"/>
        <w:spacing w:line="360" w:lineRule="auto"/>
      </w:pPr>
      <w:r>
        <w:t>The first measures enrichment. Of the high-confidence ACTOR spans (</w:t>
      </w:r>
      <w:r>
        <w:rPr>
          <w:rStyle w:val="VerbatimChar"/>
        </w:rPr>
        <w:t>p &gt;= 0.85</w:t>
      </w:r>
      <w:r>
        <w:t xml:space="preserve">) produced by the model on the validation set, </w:t>
      </w:r>
      <w:r>
        <w:rPr>
          <w:b/>
          <w:bCs/>
        </w:rPr>
        <w:t>64.3 percent</w:t>
      </w:r>
      <w:r>
        <w:t xml:space="preserve"> match a canonical entry in the armed-groups KB and arrive at the analyst’s desk with country, region, and group-type metadata already attached. The remaining 35.7 percent are overwhelmingly generic descriptors — “gunmen”, “armed men”, “armed militants”, “the attackers” — that no KB can canonicalise without more context. So roughly two thirds of the named-perpetrator mentions get enrichment for free, which is the number that matters when an analyst queries “show me all events attributed to X” and expects the surface-form variations of X to collapse to a single key.</w:t>
      </w:r>
    </w:p>
    <w:p w14:paraId="5B2E2D84" w14:textId="5C397E1F" w:rsidR="008D3C17" w:rsidRDefault="00000000" w:rsidP="005A008E">
      <w:pPr>
        <w:pStyle w:val="BodyText"/>
        <w:spacing w:line="360" w:lineRule="auto"/>
      </w:pPr>
      <w:r>
        <w:t xml:space="preserve">The second measures validation. The KB flags an event as geographically suspicious when its extracted CITY’s country (per the KB) does not match the country implied by its REGION. On the validation set, this triggers on </w:t>
      </w:r>
      <w:r>
        <w:rPr>
          <w:b/>
          <w:bCs/>
        </w:rPr>
        <w:t>2.4 percent</w:t>
      </w:r>
      <w:r>
        <w:t xml:space="preserve"> of multi-entity events that have both a CITY and a REGION. When I inspected the flagged cases, most turned out to be either genuine cross-border incidents the article was reporting on (one side names a city in country A, the other names a region in country B) or extraction errors at the edges where REGION and CITY are mutually confused — the same confusion pattern </w:t>
      </w:r>
      <w:del w:id="617" w:author="Accreditation" w:date="2026-05-20T15:46:00Z" w16du:dateUtc="2026-05-20T12:46:00Z">
        <w:r w:rsidDel="00C22A33">
          <w:delText>§</w:delText>
        </w:r>
      </w:del>
      <w:ins w:id="618" w:author="Accreditation" w:date="2026-05-20T15:46:00Z" w16du:dateUtc="2026-05-20T12:46:00Z">
        <w:r w:rsidR="00C22A33">
          <w:t xml:space="preserve">Section </w:t>
        </w:r>
      </w:ins>
      <w:r>
        <w:t>6.11 talks about. Either way, the flag correctly surfaces the events where an analyst should re-read before trusting.</w:t>
      </w:r>
    </w:p>
    <w:p w14:paraId="15950C07" w14:textId="77777777" w:rsidR="008D3C17" w:rsidRDefault="00000000" w:rsidP="005A008E">
      <w:pPr>
        <w:pStyle w:val="BodyText"/>
        <w:spacing w:line="360" w:lineRule="auto"/>
      </w:pPr>
      <w:r>
        <w:t>Two thirds enrichment, one in forty events flagged. Not headline numbers, but the KB layer is doing real work.</w:t>
      </w:r>
    </w:p>
    <w:p w14:paraId="11FB31AD" w14:textId="724E95F8" w:rsidR="008D3C17" w:rsidRDefault="00000000">
      <w:pPr>
        <w:pStyle w:val="Heading2"/>
        <w:pPrChange w:id="619" w:author="Accreditation" w:date="2026-05-20T16:00:00Z" w16du:dateUtc="2026-05-20T13:00:00Z">
          <w:pPr>
            <w:pStyle w:val="Heading2"/>
            <w:spacing w:line="360" w:lineRule="auto"/>
          </w:pPr>
        </w:pPrChange>
      </w:pPr>
      <w:bookmarkStart w:id="620" w:name="inference-latency-and-throughput"/>
      <w:bookmarkEnd w:id="615"/>
      <w:del w:id="621" w:author="Accreditation" w:date="2026-05-20T16:00:00Z" w16du:dateUtc="2026-05-20T13:00:00Z">
        <w:r w:rsidDel="005F16A1">
          <w:delText xml:space="preserve">6.8 </w:delText>
        </w:r>
      </w:del>
      <w:r>
        <w:t>Inference Latency and Throughput</w:t>
      </w:r>
    </w:p>
    <w:p w14:paraId="6CAD781C" w14:textId="77777777" w:rsidR="008D3C17" w:rsidRDefault="00000000" w:rsidP="005A008E">
      <w:pPr>
        <w:pStyle w:val="FirstParagraph"/>
        <w:spacing w:line="360" w:lineRule="auto"/>
      </w:pPr>
      <w:r>
        <w:t xml:space="preserve">Speed matters. An analyst on a deadline cannot wait a minute per article. To check that VioNER is fast enough, I measured single-document latency at three representative article </w:t>
      </w:r>
      <w:r>
        <w:lastRenderedPageBreak/>
        <w:t>lengths on the same Apple Silicon laptop I trained on. Median and 95th-percentile latencies sit in Table 6.9. The numbers are encouraging.</w:t>
      </w:r>
    </w:p>
    <w:p w14:paraId="55E5C833" w14:textId="77777777" w:rsidR="008D3C17" w:rsidRDefault="00000000" w:rsidP="005A008E">
      <w:pPr>
        <w:pStyle w:val="BodyText"/>
        <w:spacing w:line="360" w:lineRule="auto"/>
      </w:pPr>
      <w:r>
        <w:rPr>
          <w:i/>
          <w:iCs/>
        </w:rPr>
        <w:t>Table 6.9: Inference latency on representative articles</w:t>
      </w:r>
    </w:p>
    <w:tbl>
      <w:tblPr>
        <w:tblStyle w:val="Table"/>
        <w:tblW w:w="0" w:type="auto"/>
        <w:tblLook w:val="0020" w:firstRow="1" w:lastRow="0" w:firstColumn="0" w:lastColumn="0" w:noHBand="0" w:noVBand="0"/>
      </w:tblPr>
      <w:tblGrid>
        <w:gridCol w:w="3479"/>
        <w:gridCol w:w="1794"/>
        <w:gridCol w:w="1781"/>
      </w:tblGrid>
      <w:tr w:rsidR="008D3C17" w14:paraId="77C12184"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0" w:type="auto"/>
          </w:tcPr>
          <w:p w14:paraId="6B3E3A72" w14:textId="77777777" w:rsidR="008D3C17" w:rsidRDefault="00000000" w:rsidP="005A008E">
            <w:pPr>
              <w:pStyle w:val="Compact"/>
              <w:spacing w:line="360" w:lineRule="auto"/>
            </w:pPr>
            <w:r>
              <w:t>Article length</w:t>
            </w:r>
          </w:p>
        </w:tc>
        <w:tc>
          <w:tcPr>
            <w:tcW w:w="0" w:type="auto"/>
          </w:tcPr>
          <w:p w14:paraId="4D551329" w14:textId="77777777" w:rsidR="008D3C17" w:rsidRDefault="00000000" w:rsidP="005A008E">
            <w:pPr>
              <w:pStyle w:val="Compact"/>
              <w:spacing w:line="360" w:lineRule="auto"/>
              <w:jc w:val="right"/>
            </w:pPr>
            <w:r>
              <w:t>Median latency</w:t>
            </w:r>
          </w:p>
        </w:tc>
        <w:tc>
          <w:tcPr>
            <w:tcW w:w="0" w:type="auto"/>
          </w:tcPr>
          <w:p w14:paraId="53CCED86" w14:textId="77777777" w:rsidR="008D3C17" w:rsidRDefault="00000000" w:rsidP="005A008E">
            <w:pPr>
              <w:pStyle w:val="Compact"/>
              <w:spacing w:line="360" w:lineRule="auto"/>
              <w:jc w:val="right"/>
            </w:pPr>
            <w:r>
              <w:t>95th percentile</w:t>
            </w:r>
          </w:p>
        </w:tc>
      </w:tr>
      <w:tr w:rsidR="008D3C17" w14:paraId="245C4C37" w14:textId="77777777">
        <w:tc>
          <w:tcPr>
            <w:tcW w:w="0" w:type="auto"/>
          </w:tcPr>
          <w:p w14:paraId="472FBE1D" w14:textId="77777777" w:rsidR="008D3C17" w:rsidRDefault="00000000" w:rsidP="005A008E">
            <w:pPr>
              <w:pStyle w:val="Compact"/>
              <w:spacing w:line="360" w:lineRule="auto"/>
            </w:pPr>
            <w:r>
              <w:t>Short (≤200 tokens)</w:t>
            </w:r>
          </w:p>
        </w:tc>
        <w:tc>
          <w:tcPr>
            <w:tcW w:w="0" w:type="auto"/>
          </w:tcPr>
          <w:p w14:paraId="0D9D2D70" w14:textId="77777777" w:rsidR="008D3C17" w:rsidRDefault="00000000" w:rsidP="005A008E">
            <w:pPr>
              <w:pStyle w:val="Compact"/>
              <w:spacing w:line="360" w:lineRule="auto"/>
              <w:jc w:val="right"/>
            </w:pPr>
            <w:r>
              <w:t>142 ms</w:t>
            </w:r>
          </w:p>
        </w:tc>
        <w:tc>
          <w:tcPr>
            <w:tcW w:w="0" w:type="auto"/>
          </w:tcPr>
          <w:p w14:paraId="61E4DF6D" w14:textId="77777777" w:rsidR="008D3C17" w:rsidRDefault="00000000" w:rsidP="005A008E">
            <w:pPr>
              <w:pStyle w:val="Compact"/>
              <w:spacing w:line="360" w:lineRule="auto"/>
              <w:jc w:val="right"/>
            </w:pPr>
            <w:r>
              <w:t>178 ms</w:t>
            </w:r>
          </w:p>
        </w:tc>
      </w:tr>
      <w:tr w:rsidR="008D3C17" w14:paraId="5605F312" w14:textId="77777777">
        <w:tc>
          <w:tcPr>
            <w:tcW w:w="0" w:type="auto"/>
          </w:tcPr>
          <w:p w14:paraId="03E497E0" w14:textId="77777777" w:rsidR="008D3C17" w:rsidRDefault="00000000" w:rsidP="005A008E">
            <w:pPr>
              <w:pStyle w:val="Compact"/>
              <w:spacing w:line="360" w:lineRule="auto"/>
            </w:pPr>
            <w:r>
              <w:t>Medium (≤500 tokens)</w:t>
            </w:r>
          </w:p>
        </w:tc>
        <w:tc>
          <w:tcPr>
            <w:tcW w:w="0" w:type="auto"/>
          </w:tcPr>
          <w:p w14:paraId="73A32132" w14:textId="77777777" w:rsidR="008D3C17" w:rsidRDefault="00000000" w:rsidP="005A008E">
            <w:pPr>
              <w:pStyle w:val="Compact"/>
              <w:spacing w:line="360" w:lineRule="auto"/>
              <w:jc w:val="right"/>
            </w:pPr>
            <w:r>
              <w:t>246 ms</w:t>
            </w:r>
          </w:p>
        </w:tc>
        <w:tc>
          <w:tcPr>
            <w:tcW w:w="0" w:type="auto"/>
          </w:tcPr>
          <w:p w14:paraId="543D7D8A" w14:textId="77777777" w:rsidR="008D3C17" w:rsidRDefault="00000000" w:rsidP="005A008E">
            <w:pPr>
              <w:pStyle w:val="Compact"/>
              <w:spacing w:line="360" w:lineRule="auto"/>
              <w:jc w:val="right"/>
            </w:pPr>
            <w:r>
              <w:t>298 ms</w:t>
            </w:r>
          </w:p>
        </w:tc>
      </w:tr>
      <w:tr w:rsidR="008D3C17" w14:paraId="6C59C750" w14:textId="77777777">
        <w:tc>
          <w:tcPr>
            <w:tcW w:w="0" w:type="auto"/>
          </w:tcPr>
          <w:p w14:paraId="3D4ACE82" w14:textId="77777777" w:rsidR="008D3C17" w:rsidRDefault="00000000" w:rsidP="005A008E">
            <w:pPr>
              <w:pStyle w:val="Compact"/>
              <w:spacing w:line="360" w:lineRule="auto"/>
            </w:pPr>
            <w:r>
              <w:t>Long (≤1500 tokens, windowed)</w:t>
            </w:r>
          </w:p>
        </w:tc>
        <w:tc>
          <w:tcPr>
            <w:tcW w:w="0" w:type="auto"/>
          </w:tcPr>
          <w:p w14:paraId="79E12A50" w14:textId="77777777" w:rsidR="008D3C17" w:rsidRDefault="00000000" w:rsidP="005A008E">
            <w:pPr>
              <w:pStyle w:val="Compact"/>
              <w:spacing w:line="360" w:lineRule="auto"/>
              <w:jc w:val="right"/>
            </w:pPr>
            <w:r>
              <w:t>612 ms</w:t>
            </w:r>
          </w:p>
        </w:tc>
        <w:tc>
          <w:tcPr>
            <w:tcW w:w="0" w:type="auto"/>
          </w:tcPr>
          <w:p w14:paraId="4E213E24" w14:textId="77777777" w:rsidR="008D3C17" w:rsidRDefault="00000000" w:rsidP="005A008E">
            <w:pPr>
              <w:pStyle w:val="Compact"/>
              <w:spacing w:line="360" w:lineRule="auto"/>
              <w:jc w:val="right"/>
            </w:pPr>
            <w:r>
              <w:t>834 ms</w:t>
            </w:r>
          </w:p>
        </w:tc>
      </w:tr>
    </w:tbl>
    <w:p w14:paraId="4B4038E7" w14:textId="77777777" w:rsidR="008D3C17" w:rsidRDefault="00000000" w:rsidP="005A008E">
      <w:pPr>
        <w:pStyle w:val="BodyText"/>
        <w:spacing w:line="360" w:lineRule="auto"/>
      </w:pPr>
      <w:r>
        <w:t>The figures are end-to-end — they include tokenisation, BERT forward pass on MPS, entity assembly, confidence filtering, KB enrichment, and JSON serialisation. A short article comes back in roughly the time it takes to switch browser tabs. Long articles need windowing to stay under BERT’s 512-token limit, which is where the bulk of the long-article latency comes from; the actual GPU work is roughly linear in token count. In batch mode (sixteen documents per batch), throughput approaches 65 short documents per second, which would clear a regional-desk overnight queue of a few hundred items in a few minutes if that batch path is wired into a scheduled job.</w:t>
      </w:r>
    </w:p>
    <w:p w14:paraId="79D3E509" w14:textId="1C39BCB9" w:rsidR="008D3C17" w:rsidRDefault="00000000">
      <w:pPr>
        <w:pStyle w:val="Heading2"/>
        <w:pPrChange w:id="622" w:author="Accreditation" w:date="2026-05-20T16:00:00Z" w16du:dateUtc="2026-05-20T13:00:00Z">
          <w:pPr>
            <w:pStyle w:val="Heading2"/>
            <w:spacing w:line="360" w:lineRule="auto"/>
          </w:pPr>
        </w:pPrChange>
      </w:pPr>
      <w:bookmarkStart w:id="623" w:name="end-to-end-demonstration"/>
      <w:bookmarkEnd w:id="620"/>
      <w:del w:id="624" w:author="Accreditation" w:date="2026-05-20T16:00:00Z" w16du:dateUtc="2026-05-20T13:00:00Z">
        <w:r w:rsidDel="005F16A1">
          <w:delText xml:space="preserve">6.9 </w:delText>
        </w:r>
      </w:del>
      <w:r>
        <w:t>End-to-End Demonstration</w:t>
      </w:r>
    </w:p>
    <w:p w14:paraId="5106726B" w14:textId="77777777" w:rsidR="008D3C17" w:rsidRDefault="00000000" w:rsidP="005A008E">
      <w:pPr>
        <w:pStyle w:val="FirstParagraph"/>
        <w:spacing w:line="360" w:lineRule="auto"/>
      </w:pPr>
      <w:r>
        <w:t xml:space="preserve">Numbers and confusion matrices only go so far. To show what VioNER actually does when you give it real prose, </w:t>
      </w:r>
      <w:commentRangeStart w:id="625"/>
      <w:r>
        <w:t xml:space="preserve">I </w:t>
      </w:r>
      <w:commentRangeEnd w:id="625"/>
      <w:r w:rsidR="00A21834">
        <w:rPr>
          <w:rStyle w:val="CommentReference"/>
          <w:sz w:val="24"/>
          <w:szCs w:val="24"/>
        </w:rPr>
        <w:commentReference w:id="625"/>
      </w:r>
      <w:r>
        <w:t>ran it on a handful of recent open-source articles about African violent events and captured the extracted records. Three of them are reproduced below, chosen because they each exercise a different part of the pipeline: a coordinated terror attack with KB canonicalisation, a state-violence case that lands on a multi-label taxonomy assignment, and a communal-violence case with no clear single perpetrator-target distinction.</w:t>
      </w:r>
    </w:p>
    <w:p w14:paraId="7F605F4A" w14:textId="77777777" w:rsidR="008D3C17" w:rsidRDefault="00000000" w:rsidP="005A008E">
      <w:pPr>
        <w:pStyle w:val="BodyText"/>
        <w:spacing w:line="360" w:lineRule="auto"/>
      </w:pPr>
      <w:r>
        <w:rPr>
          <w:b/>
          <w:bCs/>
        </w:rPr>
        <w:t>Case 1.</w:t>
      </w:r>
      <w:r>
        <w:t xml:space="preserve"> </w:t>
      </w:r>
      <w:r>
        <w:rPr>
          <w:i/>
          <w:iCs/>
        </w:rPr>
        <w:t>Input:</w:t>
      </w:r>
      <w:r>
        <w:t xml:space="preserve"> “Al Shabaab fighters launched a coordinated attack on the Lido Beach restaurant in Mogadishu on Saturday evening, killing at least 32 civilians and injuring 63 </w:t>
      </w:r>
      <w:r>
        <w:lastRenderedPageBreak/>
        <w:t>others. Somali special forces engaged the gunmen in a firefight that lasted more than ten hours.”</w:t>
      </w:r>
    </w:p>
    <w:p w14:paraId="2F3493B8" w14:textId="77777777" w:rsidR="008D3C17" w:rsidRDefault="00000000" w:rsidP="005A008E">
      <w:pPr>
        <w:pStyle w:val="BodyText"/>
        <w:spacing w:line="360" w:lineRule="auto"/>
      </w:pPr>
      <w:r>
        <w:rPr>
          <w:i/>
          <w:iCs/>
        </w:rPr>
        <w:t>Extracted record (abridged):</w:t>
      </w:r>
    </w:p>
    <w:tbl>
      <w:tblPr>
        <w:tblStyle w:val="Table"/>
        <w:tblW w:w="5000" w:type="pct"/>
        <w:tblLayout w:type="fixed"/>
        <w:tblLook w:val="0020" w:firstRow="1" w:lastRow="0" w:firstColumn="0" w:lastColumn="0" w:noHBand="0" w:noVBand="0"/>
      </w:tblPr>
      <w:tblGrid>
        <w:gridCol w:w="1628"/>
        <w:gridCol w:w="7732"/>
      </w:tblGrid>
      <w:tr w:rsidR="008D3C17" w14:paraId="26EDA094"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1377" w:type="dxa"/>
          </w:tcPr>
          <w:p w14:paraId="0F13BACF" w14:textId="77777777" w:rsidR="008D3C17" w:rsidRDefault="00000000" w:rsidP="005A008E">
            <w:pPr>
              <w:pStyle w:val="Compact"/>
              <w:spacing w:line="360" w:lineRule="auto"/>
            </w:pPr>
            <w:r>
              <w:t>Slot</w:t>
            </w:r>
          </w:p>
        </w:tc>
        <w:tc>
          <w:tcPr>
            <w:tcW w:w="6542" w:type="dxa"/>
          </w:tcPr>
          <w:p w14:paraId="02F25D30" w14:textId="77777777" w:rsidR="008D3C17" w:rsidRDefault="00000000" w:rsidP="005A008E">
            <w:pPr>
              <w:pStyle w:val="Compact"/>
              <w:spacing w:line="360" w:lineRule="auto"/>
            </w:pPr>
            <w:r>
              <w:t>Value</w:t>
            </w:r>
          </w:p>
        </w:tc>
      </w:tr>
      <w:tr w:rsidR="008D3C17" w14:paraId="50F12560" w14:textId="77777777">
        <w:tc>
          <w:tcPr>
            <w:tcW w:w="1377" w:type="dxa"/>
          </w:tcPr>
          <w:p w14:paraId="053612B5" w14:textId="77777777" w:rsidR="008D3C17" w:rsidRDefault="00000000" w:rsidP="005A008E">
            <w:pPr>
              <w:pStyle w:val="Compact"/>
              <w:spacing w:line="360" w:lineRule="auto"/>
            </w:pPr>
            <w:r>
              <w:t>WHO</w:t>
            </w:r>
          </w:p>
        </w:tc>
        <w:tc>
          <w:tcPr>
            <w:tcW w:w="6542" w:type="dxa"/>
          </w:tcPr>
          <w:p w14:paraId="06785212" w14:textId="77777777" w:rsidR="008D3C17" w:rsidRDefault="00000000" w:rsidP="005A008E">
            <w:pPr>
              <w:pStyle w:val="Compact"/>
              <w:spacing w:line="360" w:lineRule="auto"/>
            </w:pPr>
            <w:r>
              <w:t>Al Shabaab fighters (canonicalised to “Al-Shabaab”, Somalia, East Africa, terrorist), Somali special forces</w:t>
            </w:r>
          </w:p>
        </w:tc>
      </w:tr>
      <w:tr w:rsidR="008D3C17" w14:paraId="475DCEE3" w14:textId="77777777">
        <w:tc>
          <w:tcPr>
            <w:tcW w:w="1377" w:type="dxa"/>
          </w:tcPr>
          <w:p w14:paraId="4E33AD7D" w14:textId="77777777" w:rsidR="008D3C17" w:rsidRDefault="00000000" w:rsidP="005A008E">
            <w:pPr>
              <w:pStyle w:val="Compact"/>
              <w:spacing w:line="360" w:lineRule="auto"/>
            </w:pPr>
            <w:r>
              <w:t>WHAT</w:t>
            </w:r>
          </w:p>
        </w:tc>
        <w:tc>
          <w:tcPr>
            <w:tcW w:w="6542" w:type="dxa"/>
          </w:tcPr>
          <w:p w14:paraId="2F93778B" w14:textId="77777777" w:rsidR="008D3C17" w:rsidRDefault="00000000" w:rsidP="005A008E">
            <w:pPr>
              <w:pStyle w:val="Compact"/>
              <w:spacing w:line="360" w:lineRule="auto"/>
            </w:pPr>
            <w:r>
              <w:t>launched coordinated attack, engaged</w:t>
            </w:r>
          </w:p>
        </w:tc>
      </w:tr>
      <w:tr w:rsidR="008D3C17" w14:paraId="66F562B4" w14:textId="77777777">
        <w:tc>
          <w:tcPr>
            <w:tcW w:w="1377" w:type="dxa"/>
          </w:tcPr>
          <w:p w14:paraId="74D6A790" w14:textId="77777777" w:rsidR="008D3C17" w:rsidRDefault="00000000" w:rsidP="005A008E">
            <w:pPr>
              <w:pStyle w:val="Compact"/>
              <w:spacing w:line="360" w:lineRule="auto"/>
            </w:pPr>
            <w:r>
              <w:t>WHOM</w:t>
            </w:r>
          </w:p>
        </w:tc>
        <w:tc>
          <w:tcPr>
            <w:tcW w:w="6542" w:type="dxa"/>
          </w:tcPr>
          <w:p w14:paraId="69E73BFE" w14:textId="77777777" w:rsidR="008D3C17" w:rsidRDefault="00000000" w:rsidP="005A008E">
            <w:pPr>
              <w:pStyle w:val="Compact"/>
              <w:spacing w:line="360" w:lineRule="auto"/>
            </w:pPr>
            <w:r>
              <w:t>civilians</w:t>
            </w:r>
          </w:p>
        </w:tc>
      </w:tr>
      <w:tr w:rsidR="008D3C17" w14:paraId="7BA5BB31" w14:textId="77777777">
        <w:tc>
          <w:tcPr>
            <w:tcW w:w="1377" w:type="dxa"/>
          </w:tcPr>
          <w:p w14:paraId="6ED86EA7" w14:textId="77777777" w:rsidR="008D3C17" w:rsidRDefault="00000000" w:rsidP="005A008E">
            <w:pPr>
              <w:pStyle w:val="Compact"/>
              <w:spacing w:line="360" w:lineRule="auto"/>
            </w:pPr>
            <w:r>
              <w:t>WHERE</w:t>
            </w:r>
          </w:p>
        </w:tc>
        <w:tc>
          <w:tcPr>
            <w:tcW w:w="6542" w:type="dxa"/>
          </w:tcPr>
          <w:p w14:paraId="0019DFA7" w14:textId="77777777" w:rsidR="008D3C17" w:rsidRDefault="00000000" w:rsidP="005A008E">
            <w:pPr>
              <w:pStyle w:val="Compact"/>
              <w:spacing w:line="360" w:lineRule="auto"/>
            </w:pPr>
            <w:r>
              <w:t>Lido Beach restaurant; Mogadishu (KB-resolved: Somalia, Banaadir)</w:t>
            </w:r>
          </w:p>
        </w:tc>
      </w:tr>
      <w:tr w:rsidR="008D3C17" w14:paraId="09FE9842" w14:textId="77777777">
        <w:tc>
          <w:tcPr>
            <w:tcW w:w="1377" w:type="dxa"/>
          </w:tcPr>
          <w:p w14:paraId="200B497B" w14:textId="77777777" w:rsidR="008D3C17" w:rsidRDefault="00000000" w:rsidP="005A008E">
            <w:pPr>
              <w:pStyle w:val="Compact"/>
              <w:spacing w:line="360" w:lineRule="auto"/>
            </w:pPr>
            <w:r>
              <w:t>WHEN</w:t>
            </w:r>
          </w:p>
        </w:tc>
        <w:tc>
          <w:tcPr>
            <w:tcW w:w="6542" w:type="dxa"/>
          </w:tcPr>
          <w:p w14:paraId="6C0EAC8D" w14:textId="77777777" w:rsidR="008D3C17" w:rsidRDefault="00000000" w:rsidP="005A008E">
            <w:pPr>
              <w:pStyle w:val="Compact"/>
              <w:spacing w:line="360" w:lineRule="auto"/>
            </w:pPr>
            <w:r>
              <w:t>Saturday evening</w:t>
            </w:r>
          </w:p>
        </w:tc>
      </w:tr>
      <w:tr w:rsidR="008D3C17" w14:paraId="48F5AC85" w14:textId="77777777">
        <w:tc>
          <w:tcPr>
            <w:tcW w:w="1377" w:type="dxa"/>
          </w:tcPr>
          <w:p w14:paraId="0723D959" w14:textId="77777777" w:rsidR="008D3C17" w:rsidRDefault="00000000" w:rsidP="005A008E">
            <w:pPr>
              <w:pStyle w:val="Compact"/>
              <w:spacing w:line="360" w:lineRule="auto"/>
            </w:pPr>
            <w:r>
              <w:t>HOW</w:t>
            </w:r>
          </w:p>
        </w:tc>
        <w:tc>
          <w:tcPr>
            <w:tcW w:w="6542" w:type="dxa"/>
          </w:tcPr>
          <w:p w14:paraId="0555D5BF" w14:textId="77777777" w:rsidR="008D3C17" w:rsidRDefault="00000000" w:rsidP="005A008E">
            <w:pPr>
              <w:pStyle w:val="Compact"/>
              <w:spacing w:line="360" w:lineRule="auto"/>
            </w:pPr>
            <w:r>
              <w:t>32 killed, 63 injured</w:t>
            </w:r>
          </w:p>
        </w:tc>
      </w:tr>
      <w:tr w:rsidR="008D3C17" w14:paraId="0F6EB30C" w14:textId="77777777">
        <w:tc>
          <w:tcPr>
            <w:tcW w:w="1377" w:type="dxa"/>
          </w:tcPr>
          <w:p w14:paraId="13E843A2" w14:textId="77777777" w:rsidR="008D3C17" w:rsidRDefault="00000000" w:rsidP="005A008E">
            <w:pPr>
              <w:pStyle w:val="Compact"/>
              <w:spacing w:line="360" w:lineRule="auto"/>
            </w:pPr>
            <w:r>
              <w:t>Taxonomy</w:t>
            </w:r>
          </w:p>
        </w:tc>
        <w:tc>
          <w:tcPr>
            <w:tcW w:w="6542" w:type="dxa"/>
          </w:tcPr>
          <w:p w14:paraId="5077651C" w14:textId="77777777" w:rsidR="008D3C17" w:rsidRDefault="00000000" w:rsidP="005A008E">
            <w:pPr>
              <w:pStyle w:val="Compact"/>
              <w:spacing w:line="360" w:lineRule="auto"/>
            </w:pPr>
            <w:r>
              <w:t>Political Violence &gt; Terrorism &gt; Armed Assault</w:t>
            </w:r>
          </w:p>
        </w:tc>
      </w:tr>
    </w:tbl>
    <w:p w14:paraId="24D79EF7" w14:textId="77777777" w:rsidR="008D3C17" w:rsidRDefault="00000000" w:rsidP="005A008E">
      <w:pPr>
        <w:pStyle w:val="BodyText"/>
        <w:spacing w:line="360" w:lineRule="auto"/>
      </w:pPr>
      <w:r>
        <w:rPr>
          <w:b/>
          <w:bCs/>
        </w:rPr>
        <w:t>Case 2.</w:t>
      </w:r>
      <w:r>
        <w:t xml:space="preserve"> </w:t>
      </w:r>
      <w:r>
        <w:rPr>
          <w:i/>
          <w:iCs/>
        </w:rPr>
        <w:t>Input:</w:t>
      </w:r>
      <w:r>
        <w:t xml:space="preserve"> “RSF militia attacked the Zamzam IDP camp in North Darfur on Friday, killing at least 18 people and displacing thousands.”</w:t>
      </w:r>
    </w:p>
    <w:p w14:paraId="7EFA27C5" w14:textId="77777777" w:rsidR="008D3C17" w:rsidRDefault="00000000" w:rsidP="005A008E">
      <w:pPr>
        <w:pStyle w:val="BodyText"/>
        <w:spacing w:line="360" w:lineRule="auto"/>
      </w:pPr>
      <w:r>
        <w:rPr>
          <w:i/>
          <w:iCs/>
        </w:rPr>
        <w:t>Extracted record (abridged):</w:t>
      </w:r>
    </w:p>
    <w:tbl>
      <w:tblPr>
        <w:tblStyle w:val="Table"/>
        <w:tblW w:w="5000" w:type="pct"/>
        <w:tblLayout w:type="fixed"/>
        <w:tblLook w:val="0020" w:firstRow="1" w:lastRow="0" w:firstColumn="0" w:lastColumn="0" w:noHBand="0" w:noVBand="0"/>
      </w:tblPr>
      <w:tblGrid>
        <w:gridCol w:w="1628"/>
        <w:gridCol w:w="7732"/>
      </w:tblGrid>
      <w:tr w:rsidR="008D3C17" w14:paraId="179B4219"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1377" w:type="dxa"/>
          </w:tcPr>
          <w:p w14:paraId="5DD499B0" w14:textId="77777777" w:rsidR="008D3C17" w:rsidRDefault="00000000" w:rsidP="005A008E">
            <w:pPr>
              <w:pStyle w:val="Compact"/>
              <w:spacing w:line="360" w:lineRule="auto"/>
            </w:pPr>
            <w:r>
              <w:t>Slot</w:t>
            </w:r>
          </w:p>
        </w:tc>
        <w:tc>
          <w:tcPr>
            <w:tcW w:w="6542" w:type="dxa"/>
          </w:tcPr>
          <w:p w14:paraId="4018EF25" w14:textId="77777777" w:rsidR="008D3C17" w:rsidRDefault="00000000" w:rsidP="005A008E">
            <w:pPr>
              <w:pStyle w:val="Compact"/>
              <w:spacing w:line="360" w:lineRule="auto"/>
            </w:pPr>
            <w:r>
              <w:t>Value</w:t>
            </w:r>
          </w:p>
        </w:tc>
      </w:tr>
      <w:tr w:rsidR="008D3C17" w14:paraId="03929F93" w14:textId="77777777">
        <w:tc>
          <w:tcPr>
            <w:tcW w:w="1377" w:type="dxa"/>
          </w:tcPr>
          <w:p w14:paraId="3A4382E3" w14:textId="77777777" w:rsidR="008D3C17" w:rsidRDefault="00000000" w:rsidP="005A008E">
            <w:pPr>
              <w:pStyle w:val="Compact"/>
              <w:spacing w:line="360" w:lineRule="auto"/>
            </w:pPr>
            <w:r>
              <w:t>WHO</w:t>
            </w:r>
          </w:p>
        </w:tc>
        <w:tc>
          <w:tcPr>
            <w:tcW w:w="6542" w:type="dxa"/>
          </w:tcPr>
          <w:p w14:paraId="4B011515" w14:textId="77777777" w:rsidR="008D3C17" w:rsidRDefault="00000000" w:rsidP="005A008E">
            <w:pPr>
              <w:pStyle w:val="Compact"/>
              <w:spacing w:line="360" w:lineRule="auto"/>
            </w:pPr>
            <w:r>
              <w:t>RSF militia (canonicalised, Sudan, North Africa)</w:t>
            </w:r>
          </w:p>
        </w:tc>
      </w:tr>
      <w:tr w:rsidR="008D3C17" w14:paraId="30BC5B83" w14:textId="77777777">
        <w:tc>
          <w:tcPr>
            <w:tcW w:w="1377" w:type="dxa"/>
          </w:tcPr>
          <w:p w14:paraId="2B006ED2" w14:textId="77777777" w:rsidR="008D3C17" w:rsidRDefault="00000000" w:rsidP="005A008E">
            <w:pPr>
              <w:pStyle w:val="Compact"/>
              <w:spacing w:line="360" w:lineRule="auto"/>
            </w:pPr>
            <w:r>
              <w:t>WHAT</w:t>
            </w:r>
          </w:p>
        </w:tc>
        <w:tc>
          <w:tcPr>
            <w:tcW w:w="6542" w:type="dxa"/>
          </w:tcPr>
          <w:p w14:paraId="4AA82C67" w14:textId="77777777" w:rsidR="008D3C17" w:rsidRDefault="00000000" w:rsidP="005A008E">
            <w:pPr>
              <w:pStyle w:val="Compact"/>
              <w:spacing w:line="360" w:lineRule="auto"/>
            </w:pPr>
            <w:r>
              <w:t>attacked</w:t>
            </w:r>
          </w:p>
        </w:tc>
      </w:tr>
      <w:tr w:rsidR="008D3C17" w14:paraId="60E5321C" w14:textId="77777777">
        <w:tc>
          <w:tcPr>
            <w:tcW w:w="1377" w:type="dxa"/>
          </w:tcPr>
          <w:p w14:paraId="450F803D" w14:textId="77777777" w:rsidR="008D3C17" w:rsidRDefault="00000000" w:rsidP="005A008E">
            <w:pPr>
              <w:pStyle w:val="Compact"/>
              <w:spacing w:line="360" w:lineRule="auto"/>
            </w:pPr>
            <w:r>
              <w:t>WHOM</w:t>
            </w:r>
          </w:p>
        </w:tc>
        <w:tc>
          <w:tcPr>
            <w:tcW w:w="6542" w:type="dxa"/>
          </w:tcPr>
          <w:p w14:paraId="7EB78138" w14:textId="77777777" w:rsidR="008D3C17" w:rsidRDefault="00000000" w:rsidP="005A008E">
            <w:pPr>
              <w:pStyle w:val="Compact"/>
              <w:spacing w:line="360" w:lineRule="auto"/>
            </w:pPr>
            <w:r>
              <w:t>people (with displacement noted in HOW)</w:t>
            </w:r>
          </w:p>
        </w:tc>
      </w:tr>
      <w:tr w:rsidR="008D3C17" w14:paraId="331EC375" w14:textId="77777777">
        <w:tc>
          <w:tcPr>
            <w:tcW w:w="1377" w:type="dxa"/>
          </w:tcPr>
          <w:p w14:paraId="53C0443F" w14:textId="77777777" w:rsidR="008D3C17" w:rsidRDefault="00000000" w:rsidP="005A008E">
            <w:pPr>
              <w:pStyle w:val="Compact"/>
              <w:spacing w:line="360" w:lineRule="auto"/>
            </w:pPr>
            <w:r>
              <w:t>WHERE</w:t>
            </w:r>
          </w:p>
        </w:tc>
        <w:tc>
          <w:tcPr>
            <w:tcW w:w="6542" w:type="dxa"/>
          </w:tcPr>
          <w:p w14:paraId="12070A31" w14:textId="77777777" w:rsidR="008D3C17" w:rsidRDefault="00000000" w:rsidP="005A008E">
            <w:pPr>
              <w:pStyle w:val="Compact"/>
              <w:spacing w:line="360" w:lineRule="auto"/>
            </w:pPr>
            <w:r>
              <w:t>Zamzam IDP camp; North Darfur (KB-resolved: Sudan)</w:t>
            </w:r>
          </w:p>
        </w:tc>
      </w:tr>
      <w:tr w:rsidR="008D3C17" w14:paraId="42E7D202" w14:textId="77777777">
        <w:tc>
          <w:tcPr>
            <w:tcW w:w="1377" w:type="dxa"/>
          </w:tcPr>
          <w:p w14:paraId="3E3D282F" w14:textId="77777777" w:rsidR="008D3C17" w:rsidRDefault="00000000" w:rsidP="005A008E">
            <w:pPr>
              <w:pStyle w:val="Compact"/>
              <w:spacing w:line="360" w:lineRule="auto"/>
            </w:pPr>
            <w:r>
              <w:t>WHEN</w:t>
            </w:r>
          </w:p>
        </w:tc>
        <w:tc>
          <w:tcPr>
            <w:tcW w:w="6542" w:type="dxa"/>
          </w:tcPr>
          <w:p w14:paraId="4B3B7441" w14:textId="77777777" w:rsidR="008D3C17" w:rsidRDefault="00000000" w:rsidP="005A008E">
            <w:pPr>
              <w:pStyle w:val="Compact"/>
              <w:spacing w:line="360" w:lineRule="auto"/>
            </w:pPr>
            <w:r>
              <w:t>Friday</w:t>
            </w:r>
          </w:p>
        </w:tc>
      </w:tr>
      <w:tr w:rsidR="008D3C17" w14:paraId="007CD1E7" w14:textId="77777777">
        <w:tc>
          <w:tcPr>
            <w:tcW w:w="1377" w:type="dxa"/>
          </w:tcPr>
          <w:p w14:paraId="52705BE2" w14:textId="77777777" w:rsidR="008D3C17" w:rsidRDefault="00000000" w:rsidP="005A008E">
            <w:pPr>
              <w:pStyle w:val="Compact"/>
              <w:spacing w:line="360" w:lineRule="auto"/>
            </w:pPr>
            <w:r>
              <w:t>HOW</w:t>
            </w:r>
          </w:p>
        </w:tc>
        <w:tc>
          <w:tcPr>
            <w:tcW w:w="6542" w:type="dxa"/>
          </w:tcPr>
          <w:p w14:paraId="3B81E00B" w14:textId="77777777" w:rsidR="008D3C17" w:rsidRDefault="00000000" w:rsidP="005A008E">
            <w:pPr>
              <w:pStyle w:val="Compact"/>
              <w:spacing w:line="360" w:lineRule="auto"/>
            </w:pPr>
            <w:r>
              <w:t>18 killed, thousands displaced</w:t>
            </w:r>
          </w:p>
        </w:tc>
      </w:tr>
      <w:tr w:rsidR="008D3C17" w14:paraId="076C9088" w14:textId="77777777">
        <w:tc>
          <w:tcPr>
            <w:tcW w:w="1377" w:type="dxa"/>
          </w:tcPr>
          <w:p w14:paraId="4F8D3E78" w14:textId="77777777" w:rsidR="008D3C17" w:rsidRDefault="00000000" w:rsidP="005A008E">
            <w:pPr>
              <w:pStyle w:val="Compact"/>
              <w:spacing w:line="360" w:lineRule="auto"/>
            </w:pPr>
            <w:r>
              <w:t>Taxonomy</w:t>
            </w:r>
          </w:p>
        </w:tc>
        <w:tc>
          <w:tcPr>
            <w:tcW w:w="6542" w:type="dxa"/>
          </w:tcPr>
          <w:p w14:paraId="78A25A3B" w14:textId="77777777" w:rsidR="008D3C17" w:rsidRDefault="00000000" w:rsidP="005A008E">
            <w:pPr>
              <w:pStyle w:val="Compact"/>
              <w:spacing w:line="360" w:lineRule="auto"/>
            </w:pPr>
            <w:r>
              <w:t>Political Violence &gt; Terrorism / State Violence Against Civilians (multi-label)</w:t>
            </w:r>
          </w:p>
        </w:tc>
      </w:tr>
    </w:tbl>
    <w:p w14:paraId="6AF17810" w14:textId="77777777" w:rsidR="008D3C17" w:rsidRDefault="00000000" w:rsidP="005A008E">
      <w:pPr>
        <w:pStyle w:val="BodyText"/>
        <w:spacing w:line="360" w:lineRule="auto"/>
      </w:pPr>
      <w:r>
        <w:rPr>
          <w:b/>
          <w:bCs/>
        </w:rPr>
        <w:lastRenderedPageBreak/>
        <w:t>Case 3.</w:t>
      </w:r>
      <w:r>
        <w:t xml:space="preserve"> </w:t>
      </w:r>
      <w:r>
        <w:rPr>
          <w:i/>
          <w:iCs/>
        </w:rPr>
        <w:t>Input:</w:t>
      </w:r>
      <w:r>
        <w:t xml:space="preserve"> “Fulani herders clashed with farmers in Plateau State, Nigeria over grazing rights, leaving twelve dead and several injured.”</w:t>
      </w:r>
    </w:p>
    <w:p w14:paraId="4C97E2AA" w14:textId="77777777" w:rsidR="008D3C17" w:rsidRDefault="00000000" w:rsidP="005A008E">
      <w:pPr>
        <w:pStyle w:val="BodyText"/>
        <w:spacing w:line="360" w:lineRule="auto"/>
      </w:pPr>
      <w:r>
        <w:rPr>
          <w:i/>
          <w:iCs/>
        </w:rPr>
        <w:t>Extracted record (abridged):</w:t>
      </w:r>
    </w:p>
    <w:tbl>
      <w:tblPr>
        <w:tblStyle w:val="Table"/>
        <w:tblW w:w="5000" w:type="pct"/>
        <w:tblLayout w:type="fixed"/>
        <w:tblLook w:val="0020" w:firstRow="1" w:lastRow="0" w:firstColumn="0" w:lastColumn="0" w:noHBand="0" w:noVBand="0"/>
      </w:tblPr>
      <w:tblGrid>
        <w:gridCol w:w="1628"/>
        <w:gridCol w:w="7732"/>
      </w:tblGrid>
      <w:tr w:rsidR="008D3C17" w14:paraId="49A2CB99"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1377" w:type="dxa"/>
          </w:tcPr>
          <w:p w14:paraId="79DF807A" w14:textId="77777777" w:rsidR="008D3C17" w:rsidRDefault="00000000" w:rsidP="005A008E">
            <w:pPr>
              <w:pStyle w:val="Compact"/>
              <w:spacing w:line="360" w:lineRule="auto"/>
            </w:pPr>
            <w:r>
              <w:t>Slot</w:t>
            </w:r>
          </w:p>
        </w:tc>
        <w:tc>
          <w:tcPr>
            <w:tcW w:w="6542" w:type="dxa"/>
          </w:tcPr>
          <w:p w14:paraId="0E50B7AB" w14:textId="77777777" w:rsidR="008D3C17" w:rsidRDefault="00000000" w:rsidP="005A008E">
            <w:pPr>
              <w:pStyle w:val="Compact"/>
              <w:spacing w:line="360" w:lineRule="auto"/>
            </w:pPr>
            <w:r>
              <w:t>Value</w:t>
            </w:r>
          </w:p>
        </w:tc>
      </w:tr>
      <w:tr w:rsidR="008D3C17" w14:paraId="67F1447A" w14:textId="77777777">
        <w:tc>
          <w:tcPr>
            <w:tcW w:w="1377" w:type="dxa"/>
          </w:tcPr>
          <w:p w14:paraId="05699A6E" w14:textId="77777777" w:rsidR="008D3C17" w:rsidRDefault="00000000" w:rsidP="005A008E">
            <w:pPr>
              <w:pStyle w:val="Compact"/>
              <w:spacing w:line="360" w:lineRule="auto"/>
            </w:pPr>
            <w:r>
              <w:t>WHO</w:t>
            </w:r>
          </w:p>
        </w:tc>
        <w:tc>
          <w:tcPr>
            <w:tcW w:w="6542" w:type="dxa"/>
          </w:tcPr>
          <w:p w14:paraId="3F562C60" w14:textId="77777777" w:rsidR="008D3C17" w:rsidRDefault="00000000" w:rsidP="005A008E">
            <w:pPr>
              <w:pStyle w:val="Compact"/>
              <w:spacing w:line="360" w:lineRule="auto"/>
            </w:pPr>
            <w:r>
              <w:t>Fulani herders; farmers</w:t>
            </w:r>
          </w:p>
        </w:tc>
      </w:tr>
      <w:tr w:rsidR="008D3C17" w14:paraId="2AD47F03" w14:textId="77777777">
        <w:tc>
          <w:tcPr>
            <w:tcW w:w="1377" w:type="dxa"/>
          </w:tcPr>
          <w:p w14:paraId="2DDCE1D9" w14:textId="77777777" w:rsidR="008D3C17" w:rsidRDefault="00000000" w:rsidP="005A008E">
            <w:pPr>
              <w:pStyle w:val="Compact"/>
              <w:spacing w:line="360" w:lineRule="auto"/>
            </w:pPr>
            <w:r>
              <w:t>WHAT</w:t>
            </w:r>
          </w:p>
        </w:tc>
        <w:tc>
          <w:tcPr>
            <w:tcW w:w="6542" w:type="dxa"/>
          </w:tcPr>
          <w:p w14:paraId="0DD12065" w14:textId="77777777" w:rsidR="008D3C17" w:rsidRDefault="00000000" w:rsidP="005A008E">
            <w:pPr>
              <w:pStyle w:val="Compact"/>
              <w:spacing w:line="360" w:lineRule="auto"/>
            </w:pPr>
            <w:r>
              <w:t>clashed</w:t>
            </w:r>
          </w:p>
        </w:tc>
      </w:tr>
      <w:tr w:rsidR="008D3C17" w14:paraId="17431A5F" w14:textId="77777777">
        <w:tc>
          <w:tcPr>
            <w:tcW w:w="1377" w:type="dxa"/>
          </w:tcPr>
          <w:p w14:paraId="35195209" w14:textId="77777777" w:rsidR="008D3C17" w:rsidRDefault="00000000" w:rsidP="005A008E">
            <w:pPr>
              <w:pStyle w:val="Compact"/>
              <w:spacing w:line="360" w:lineRule="auto"/>
            </w:pPr>
            <w:r>
              <w:t>WHOM</w:t>
            </w:r>
          </w:p>
        </w:tc>
        <w:tc>
          <w:tcPr>
            <w:tcW w:w="6542" w:type="dxa"/>
          </w:tcPr>
          <w:p w14:paraId="276CE2BC" w14:textId="77777777" w:rsidR="008D3C17" w:rsidRDefault="00000000" w:rsidP="005A008E">
            <w:pPr>
              <w:pStyle w:val="Compact"/>
              <w:spacing w:line="360" w:lineRule="auto"/>
            </w:pPr>
            <w:r>
              <w:t>(mutual; see actors)</w:t>
            </w:r>
          </w:p>
        </w:tc>
      </w:tr>
      <w:tr w:rsidR="008D3C17" w14:paraId="5E7D14AB" w14:textId="77777777">
        <w:tc>
          <w:tcPr>
            <w:tcW w:w="1377" w:type="dxa"/>
          </w:tcPr>
          <w:p w14:paraId="04575A59" w14:textId="77777777" w:rsidR="008D3C17" w:rsidRDefault="00000000" w:rsidP="005A008E">
            <w:pPr>
              <w:pStyle w:val="Compact"/>
              <w:spacing w:line="360" w:lineRule="auto"/>
            </w:pPr>
            <w:r>
              <w:t>WHERE</w:t>
            </w:r>
          </w:p>
        </w:tc>
        <w:tc>
          <w:tcPr>
            <w:tcW w:w="6542" w:type="dxa"/>
          </w:tcPr>
          <w:p w14:paraId="2631C5C6" w14:textId="77777777" w:rsidR="008D3C17" w:rsidRDefault="00000000" w:rsidP="005A008E">
            <w:pPr>
              <w:pStyle w:val="Compact"/>
              <w:spacing w:line="360" w:lineRule="auto"/>
            </w:pPr>
            <w:r>
              <w:t>Plateau State (KB-resolved: Nigeria)</w:t>
            </w:r>
          </w:p>
        </w:tc>
      </w:tr>
      <w:tr w:rsidR="008D3C17" w14:paraId="0C6ECFD9" w14:textId="77777777">
        <w:tc>
          <w:tcPr>
            <w:tcW w:w="1377" w:type="dxa"/>
          </w:tcPr>
          <w:p w14:paraId="7F8ED8DB" w14:textId="77777777" w:rsidR="008D3C17" w:rsidRDefault="00000000" w:rsidP="005A008E">
            <w:pPr>
              <w:pStyle w:val="Compact"/>
              <w:spacing w:line="360" w:lineRule="auto"/>
            </w:pPr>
            <w:r>
              <w:t>WHEN</w:t>
            </w:r>
          </w:p>
        </w:tc>
        <w:tc>
          <w:tcPr>
            <w:tcW w:w="6542" w:type="dxa"/>
          </w:tcPr>
          <w:p w14:paraId="2622499D" w14:textId="77777777" w:rsidR="008D3C17" w:rsidRDefault="00000000" w:rsidP="005A008E">
            <w:pPr>
              <w:pStyle w:val="Compact"/>
              <w:spacing w:line="360" w:lineRule="auto"/>
            </w:pPr>
            <w:r>
              <w:t>(no explicit date)</w:t>
            </w:r>
          </w:p>
        </w:tc>
      </w:tr>
      <w:tr w:rsidR="008D3C17" w14:paraId="65EA9D5C" w14:textId="77777777">
        <w:tc>
          <w:tcPr>
            <w:tcW w:w="1377" w:type="dxa"/>
          </w:tcPr>
          <w:p w14:paraId="12287A12" w14:textId="77777777" w:rsidR="008D3C17" w:rsidRDefault="00000000" w:rsidP="005A008E">
            <w:pPr>
              <w:pStyle w:val="Compact"/>
              <w:spacing w:line="360" w:lineRule="auto"/>
            </w:pPr>
            <w:r>
              <w:t>HOW</w:t>
            </w:r>
          </w:p>
        </w:tc>
        <w:tc>
          <w:tcPr>
            <w:tcW w:w="6542" w:type="dxa"/>
          </w:tcPr>
          <w:p w14:paraId="35DFCDE5" w14:textId="77777777" w:rsidR="008D3C17" w:rsidRDefault="00000000" w:rsidP="005A008E">
            <w:pPr>
              <w:pStyle w:val="Compact"/>
              <w:spacing w:line="360" w:lineRule="auto"/>
            </w:pPr>
            <w:r>
              <w:t>12 killed, several injured</w:t>
            </w:r>
          </w:p>
        </w:tc>
      </w:tr>
      <w:tr w:rsidR="008D3C17" w14:paraId="10F8CDB7" w14:textId="77777777">
        <w:tc>
          <w:tcPr>
            <w:tcW w:w="1377" w:type="dxa"/>
          </w:tcPr>
          <w:p w14:paraId="74A3C416" w14:textId="77777777" w:rsidR="008D3C17" w:rsidRDefault="00000000" w:rsidP="005A008E">
            <w:pPr>
              <w:pStyle w:val="Compact"/>
              <w:spacing w:line="360" w:lineRule="auto"/>
            </w:pPr>
            <w:r>
              <w:t>Taxonomy</w:t>
            </w:r>
          </w:p>
        </w:tc>
        <w:tc>
          <w:tcPr>
            <w:tcW w:w="6542" w:type="dxa"/>
          </w:tcPr>
          <w:p w14:paraId="49A66EE3" w14:textId="77777777" w:rsidR="008D3C17" w:rsidRDefault="00000000" w:rsidP="005A008E">
            <w:pPr>
              <w:pStyle w:val="Compact"/>
              <w:spacing w:line="360" w:lineRule="auto"/>
            </w:pPr>
            <w:r>
              <w:t>Communal Violence &gt; Pastoralist-Farmer Clashes &gt; Grazing Conflict</w:t>
            </w:r>
          </w:p>
        </w:tc>
      </w:tr>
    </w:tbl>
    <w:p w14:paraId="33F89164" w14:textId="77777777" w:rsidR="008D3C17" w:rsidRDefault="00000000" w:rsidP="005A008E">
      <w:pPr>
        <w:pStyle w:val="BodyText"/>
        <w:spacing w:line="360" w:lineRule="auto"/>
      </w:pPr>
      <w:r>
        <w:t>Cases 1 and 2 demonstrate correct extraction of canonical armed groups, casualty figures, and locations, and correct taxonomy assignment. Case 3 shows a multi-actor communal incident handled correctly. The KB enrichment is particularly visible in Case 1, where the surface form “Al Shabaab fighters” is canonicalised to “Al-Shabaab” with metadata.</w:t>
      </w:r>
    </w:p>
    <w:p w14:paraId="61EE6DBC" w14:textId="2A49BCFA" w:rsidR="008D3C17" w:rsidRDefault="00000000">
      <w:pPr>
        <w:pStyle w:val="Heading2"/>
        <w:pPrChange w:id="626" w:author="Accreditation" w:date="2026-05-20T16:06:00Z" w16du:dateUtc="2026-05-20T13:06:00Z">
          <w:pPr>
            <w:pStyle w:val="Heading2"/>
            <w:spacing w:line="360" w:lineRule="auto"/>
          </w:pPr>
        </w:pPrChange>
      </w:pPr>
      <w:bookmarkStart w:id="627" w:name="user-acceptance-testing"/>
      <w:bookmarkEnd w:id="623"/>
      <w:del w:id="628" w:author="Accreditation" w:date="2026-05-20T16:06:00Z" w16du:dateUtc="2026-05-20T13:06:00Z">
        <w:r w:rsidDel="00A21834">
          <w:delText xml:space="preserve">6.10 </w:delText>
        </w:r>
      </w:del>
      <w:r>
        <w:t>User Acceptance Testing</w:t>
      </w:r>
    </w:p>
    <w:p w14:paraId="12F4BF49" w14:textId="65B7D064" w:rsidR="008D3C17" w:rsidRDefault="00000000" w:rsidP="005A008E">
      <w:pPr>
        <w:pStyle w:val="FirstParagraph"/>
        <w:spacing w:line="360" w:lineRule="auto"/>
      </w:pPr>
      <w:r>
        <w:t xml:space="preserve">The numbers in </w:t>
      </w:r>
      <w:del w:id="629" w:author="Accreditation" w:date="2026-05-20T15:46:00Z" w16du:dateUtc="2026-05-20T12:46:00Z">
        <w:r w:rsidDel="00C22A33">
          <w:delText>§</w:delText>
        </w:r>
      </w:del>
      <w:ins w:id="630" w:author="Accreditation" w:date="2026-05-20T15:46:00Z" w16du:dateUtc="2026-05-20T12:46:00Z">
        <w:r w:rsidR="00C22A33">
          <w:t xml:space="preserve">Section </w:t>
        </w:r>
      </w:ins>
      <w:r>
        <w:t xml:space="preserve">6.4 to </w:t>
      </w:r>
      <w:del w:id="631" w:author="Accreditation" w:date="2026-05-20T15:46:00Z" w16du:dateUtc="2026-05-20T12:46:00Z">
        <w:r w:rsidDel="00C22A33">
          <w:delText>§</w:delText>
        </w:r>
      </w:del>
      <w:ins w:id="632" w:author="Accreditation" w:date="2026-05-20T15:46:00Z" w16du:dateUtc="2026-05-20T12:46:00Z">
        <w:r w:rsidR="00C22A33">
          <w:t xml:space="preserve">Section </w:t>
        </w:r>
      </w:ins>
      <w:r>
        <w:t>6.9 say the model works. They do not say whether anyone can actually use it. To find out, I ran a small user-acceptance test with five participants: two early-warning analysts (the primary intended audience), one academic conflict researcher (the secondary audience), and two software developers familiar with NLP systems but not with the application domain (a fairness sanity check — would someone new to the problem find the interface intuitive?). Each was given access to a deployed instance and a script of six tasks: run inference on three supplied articles, browse the event store, run an analytics query, train a model on a supplied dataset, monitor a training run to completion, and review a flagged event.</w:t>
      </w:r>
    </w:p>
    <w:p w14:paraId="525AFBE8" w14:textId="77777777" w:rsidR="008D3C17" w:rsidRDefault="00000000" w:rsidP="005A008E">
      <w:pPr>
        <w:pStyle w:val="BodyText"/>
        <w:spacing w:line="360" w:lineRule="auto"/>
      </w:pPr>
      <w:r>
        <w:lastRenderedPageBreak/>
        <w:t>All five completed all six tasks. The Likert-scale aggregates are in Table 6.10; the full questionnaire is in Annex F.</w:t>
      </w:r>
    </w:p>
    <w:p w14:paraId="077EC974" w14:textId="77777777" w:rsidR="008D3C17" w:rsidRDefault="00000000" w:rsidP="005A008E">
      <w:pPr>
        <w:pStyle w:val="BodyText"/>
        <w:spacing w:line="360" w:lineRule="auto"/>
      </w:pPr>
      <w:r>
        <w:rPr>
          <w:i/>
          <w:iCs/>
        </w:rPr>
        <w:t>Table 6.10: Aggregated user acceptance testing responses (n = 5; 1 = strongly disagree, 5 = strongly agree)</w:t>
      </w:r>
    </w:p>
    <w:tbl>
      <w:tblPr>
        <w:tblStyle w:val="Table"/>
        <w:tblW w:w="5000" w:type="pct"/>
        <w:tblLayout w:type="fixed"/>
        <w:tblLook w:val="0020" w:firstRow="1" w:lastRow="0" w:firstColumn="0" w:lastColumn="0" w:noHBand="0" w:noVBand="0"/>
        <w:tblPrChange w:id="633" w:author="Accreditation" w:date="2026-05-23T19:26:00Z" w16du:dateUtc="2026-05-23T16:26:00Z">
          <w:tblPr>
            <w:tblStyle w:val="Table"/>
            <w:tblW w:w="5000" w:type="pct"/>
            <w:tblLayout w:type="fixed"/>
            <w:tblLook w:val="0020" w:firstRow="1" w:lastRow="0" w:firstColumn="0" w:lastColumn="0" w:noHBand="0" w:noVBand="0"/>
          </w:tblPr>
        </w:tblPrChange>
      </w:tblPr>
      <w:tblGrid>
        <w:gridCol w:w="7751"/>
        <w:gridCol w:w="912"/>
        <w:gridCol w:w="697"/>
        <w:tblGridChange w:id="634">
          <w:tblGrid>
            <w:gridCol w:w="108"/>
            <w:gridCol w:w="7751"/>
            <w:gridCol w:w="299"/>
            <w:gridCol w:w="613"/>
            <w:gridCol w:w="96"/>
            <w:gridCol w:w="601"/>
            <w:gridCol w:w="108"/>
          </w:tblGrid>
        </w:tblGridChange>
      </w:tblGrid>
      <w:tr w:rsidR="008D3C17" w14:paraId="19F804EE" w14:textId="77777777" w:rsidTr="00BF3590">
        <w:trPr>
          <w:cnfStyle w:val="100000000000" w:firstRow="1" w:lastRow="0" w:firstColumn="0" w:lastColumn="0" w:oddVBand="0" w:evenVBand="0" w:oddHBand="0" w:evenHBand="0" w:firstRowFirstColumn="0" w:firstRowLastColumn="0" w:lastRowFirstColumn="0" w:lastRowLastColumn="0"/>
          <w:tblHeader/>
          <w:trPrChange w:id="635" w:author="Accreditation" w:date="2026-05-23T19:26:00Z" w16du:dateUtc="2026-05-23T16:26:00Z">
            <w:trPr>
              <w:tblHeader/>
            </w:trPr>
          </w:trPrChange>
        </w:trPr>
        <w:tc>
          <w:tcPr>
            <w:tcW w:w="7938" w:type="dxa"/>
            <w:tcPrChange w:id="636" w:author="Accreditation" w:date="2026-05-23T19:26:00Z" w16du:dateUtc="2026-05-23T16:26:00Z">
              <w:tcPr>
                <w:tcW w:w="6746" w:type="dxa"/>
                <w:gridSpan w:val="3"/>
              </w:tcPr>
            </w:tcPrChange>
          </w:tcPr>
          <w:p w14:paraId="26031646" w14:textId="77777777" w:rsidR="008D3C17" w:rsidRDefault="00000000" w:rsidP="005A008E">
            <w:pPr>
              <w:pStyle w:val="Compact"/>
              <w:spacing w:line="360" w:lineRule="auto"/>
              <w:cnfStyle w:val="100000000000" w:firstRow="1" w:lastRow="0" w:firstColumn="0" w:lastColumn="0" w:oddVBand="0" w:evenVBand="0" w:oddHBand="0" w:evenHBand="0" w:firstRowFirstColumn="0" w:firstRowLastColumn="0" w:lastRowFirstColumn="0" w:lastRowLastColumn="0"/>
            </w:pPr>
            <w:r>
              <w:t>Statement</w:t>
            </w:r>
          </w:p>
        </w:tc>
        <w:tc>
          <w:tcPr>
            <w:tcW w:w="929" w:type="dxa"/>
            <w:tcPrChange w:id="637" w:author="Accreditation" w:date="2026-05-23T19:26:00Z" w16du:dateUtc="2026-05-23T16:26:00Z">
              <w:tcPr>
                <w:tcW w:w="586" w:type="dxa"/>
                <w:gridSpan w:val="2"/>
              </w:tcPr>
            </w:tcPrChange>
          </w:tcPr>
          <w:p w14:paraId="5F7A3892" w14:textId="77777777" w:rsidR="008D3C17" w:rsidRDefault="00000000" w:rsidP="005A008E">
            <w:pPr>
              <w:pStyle w:val="Compact"/>
              <w:spacing w:line="360" w:lineRule="auto"/>
              <w:jc w:val="center"/>
              <w:cnfStyle w:val="100000000000" w:firstRow="1" w:lastRow="0" w:firstColumn="0" w:lastColumn="0" w:oddVBand="0" w:evenVBand="0" w:oddHBand="0" w:evenHBand="0" w:firstRowFirstColumn="0" w:firstRowLastColumn="0" w:lastRowFirstColumn="0" w:lastRowLastColumn="0"/>
            </w:pPr>
            <w:r>
              <w:t>Mean</w:t>
            </w:r>
          </w:p>
        </w:tc>
        <w:tc>
          <w:tcPr>
            <w:tcW w:w="709" w:type="dxa"/>
            <w:tcPrChange w:id="638" w:author="Accreditation" w:date="2026-05-23T19:26:00Z" w16du:dateUtc="2026-05-23T16:26:00Z">
              <w:tcPr>
                <w:tcW w:w="586" w:type="dxa"/>
                <w:gridSpan w:val="2"/>
              </w:tcPr>
            </w:tcPrChange>
          </w:tcPr>
          <w:p w14:paraId="6ED91B44" w14:textId="77777777" w:rsidR="008D3C17" w:rsidRDefault="00000000" w:rsidP="005A008E">
            <w:pPr>
              <w:pStyle w:val="Compact"/>
              <w:spacing w:line="360" w:lineRule="auto"/>
              <w:jc w:val="right"/>
              <w:cnfStyle w:val="100000000000" w:firstRow="1" w:lastRow="0" w:firstColumn="0" w:lastColumn="0" w:oddVBand="0" w:evenVBand="0" w:oddHBand="0" w:evenHBand="0" w:firstRowFirstColumn="0" w:firstRowLastColumn="0" w:lastRowFirstColumn="0" w:lastRowLastColumn="0"/>
            </w:pPr>
            <w:r>
              <w:t>Std.</w:t>
            </w:r>
          </w:p>
        </w:tc>
      </w:tr>
      <w:tr w:rsidR="008D3C17" w14:paraId="0F73913C" w14:textId="77777777" w:rsidTr="00BF3590">
        <w:tc>
          <w:tcPr>
            <w:tcW w:w="7938" w:type="dxa"/>
            <w:tcPrChange w:id="639" w:author="Accreditation" w:date="2026-05-23T19:26:00Z" w16du:dateUtc="2026-05-23T16:26:00Z">
              <w:tcPr>
                <w:tcW w:w="6746" w:type="dxa"/>
                <w:gridSpan w:val="3"/>
              </w:tcPr>
            </w:tcPrChange>
          </w:tcPr>
          <w:p w14:paraId="5AE1D070" w14:textId="77777777" w:rsidR="008D3C17" w:rsidRDefault="00000000" w:rsidP="005A008E">
            <w:pPr>
              <w:pStyle w:val="Compact"/>
              <w:spacing w:line="360" w:lineRule="auto"/>
            </w:pPr>
            <w:r>
              <w:t>The extracted entities matched what was expected.</w:t>
            </w:r>
          </w:p>
        </w:tc>
        <w:tc>
          <w:tcPr>
            <w:tcW w:w="929" w:type="dxa"/>
            <w:tcPrChange w:id="640" w:author="Accreditation" w:date="2026-05-23T19:26:00Z" w16du:dateUtc="2026-05-23T16:26:00Z">
              <w:tcPr>
                <w:tcW w:w="586" w:type="dxa"/>
                <w:gridSpan w:val="2"/>
              </w:tcPr>
            </w:tcPrChange>
          </w:tcPr>
          <w:p w14:paraId="24063873" w14:textId="77777777" w:rsidR="008D3C17" w:rsidRDefault="00000000" w:rsidP="005A008E">
            <w:pPr>
              <w:pStyle w:val="Compact"/>
              <w:spacing w:line="360" w:lineRule="auto"/>
              <w:jc w:val="center"/>
            </w:pPr>
            <w:r>
              <w:t>4.4</w:t>
            </w:r>
          </w:p>
        </w:tc>
        <w:tc>
          <w:tcPr>
            <w:tcW w:w="709" w:type="dxa"/>
            <w:tcPrChange w:id="641" w:author="Accreditation" w:date="2026-05-23T19:26:00Z" w16du:dateUtc="2026-05-23T16:26:00Z">
              <w:tcPr>
                <w:tcW w:w="586" w:type="dxa"/>
                <w:gridSpan w:val="2"/>
              </w:tcPr>
            </w:tcPrChange>
          </w:tcPr>
          <w:p w14:paraId="1DB04C80" w14:textId="77777777" w:rsidR="008D3C17" w:rsidRDefault="00000000" w:rsidP="005A008E">
            <w:pPr>
              <w:pStyle w:val="Compact"/>
              <w:spacing w:line="360" w:lineRule="auto"/>
              <w:jc w:val="right"/>
            </w:pPr>
            <w:r>
              <w:t>0.5</w:t>
            </w:r>
          </w:p>
        </w:tc>
      </w:tr>
      <w:tr w:rsidR="008D3C17" w14:paraId="0905F3A3" w14:textId="77777777" w:rsidTr="00BF3590">
        <w:tc>
          <w:tcPr>
            <w:tcW w:w="7938" w:type="dxa"/>
            <w:tcPrChange w:id="642" w:author="Accreditation" w:date="2026-05-23T19:26:00Z" w16du:dateUtc="2026-05-23T16:26:00Z">
              <w:tcPr>
                <w:tcW w:w="6746" w:type="dxa"/>
                <w:gridSpan w:val="3"/>
              </w:tcPr>
            </w:tcPrChange>
          </w:tcPr>
          <w:p w14:paraId="5F977041" w14:textId="77777777" w:rsidR="008D3C17" w:rsidRDefault="00000000" w:rsidP="005A008E">
            <w:pPr>
              <w:pStyle w:val="Compact"/>
              <w:spacing w:line="360" w:lineRule="auto"/>
            </w:pPr>
            <w:r>
              <w:t>The 5W1H structuring was clear and easy to interpret.</w:t>
            </w:r>
          </w:p>
        </w:tc>
        <w:tc>
          <w:tcPr>
            <w:tcW w:w="929" w:type="dxa"/>
            <w:tcPrChange w:id="643" w:author="Accreditation" w:date="2026-05-23T19:26:00Z" w16du:dateUtc="2026-05-23T16:26:00Z">
              <w:tcPr>
                <w:tcW w:w="586" w:type="dxa"/>
                <w:gridSpan w:val="2"/>
              </w:tcPr>
            </w:tcPrChange>
          </w:tcPr>
          <w:p w14:paraId="4FBA5610" w14:textId="77777777" w:rsidR="008D3C17" w:rsidRDefault="00000000" w:rsidP="005A008E">
            <w:pPr>
              <w:pStyle w:val="Compact"/>
              <w:spacing w:line="360" w:lineRule="auto"/>
              <w:jc w:val="center"/>
            </w:pPr>
            <w:r>
              <w:t>4.6</w:t>
            </w:r>
          </w:p>
        </w:tc>
        <w:tc>
          <w:tcPr>
            <w:tcW w:w="709" w:type="dxa"/>
            <w:tcPrChange w:id="644" w:author="Accreditation" w:date="2026-05-23T19:26:00Z" w16du:dateUtc="2026-05-23T16:26:00Z">
              <w:tcPr>
                <w:tcW w:w="586" w:type="dxa"/>
                <w:gridSpan w:val="2"/>
              </w:tcPr>
            </w:tcPrChange>
          </w:tcPr>
          <w:p w14:paraId="3A848598" w14:textId="77777777" w:rsidR="008D3C17" w:rsidRDefault="00000000" w:rsidP="005A008E">
            <w:pPr>
              <w:pStyle w:val="Compact"/>
              <w:spacing w:line="360" w:lineRule="auto"/>
              <w:jc w:val="right"/>
            </w:pPr>
            <w:r>
              <w:t>0.5</w:t>
            </w:r>
          </w:p>
        </w:tc>
      </w:tr>
      <w:tr w:rsidR="008D3C17" w14:paraId="1F24A0B2" w14:textId="77777777" w:rsidTr="00BF3590">
        <w:tc>
          <w:tcPr>
            <w:tcW w:w="7938" w:type="dxa"/>
            <w:tcPrChange w:id="645" w:author="Accreditation" w:date="2026-05-23T19:26:00Z" w16du:dateUtc="2026-05-23T16:26:00Z">
              <w:tcPr>
                <w:tcW w:w="6746" w:type="dxa"/>
                <w:gridSpan w:val="3"/>
              </w:tcPr>
            </w:tcPrChange>
          </w:tcPr>
          <w:p w14:paraId="44605868" w14:textId="77777777" w:rsidR="008D3C17" w:rsidRDefault="00000000" w:rsidP="005A008E">
            <w:pPr>
              <w:pStyle w:val="Compact"/>
              <w:spacing w:line="360" w:lineRule="auto"/>
            </w:pPr>
            <w:r>
              <w:t>The confidence scores were useful for triage.</w:t>
            </w:r>
          </w:p>
        </w:tc>
        <w:tc>
          <w:tcPr>
            <w:tcW w:w="929" w:type="dxa"/>
            <w:tcPrChange w:id="646" w:author="Accreditation" w:date="2026-05-23T19:26:00Z" w16du:dateUtc="2026-05-23T16:26:00Z">
              <w:tcPr>
                <w:tcW w:w="586" w:type="dxa"/>
                <w:gridSpan w:val="2"/>
              </w:tcPr>
            </w:tcPrChange>
          </w:tcPr>
          <w:p w14:paraId="3F2C5D5B" w14:textId="77777777" w:rsidR="008D3C17" w:rsidRDefault="00000000" w:rsidP="005A008E">
            <w:pPr>
              <w:pStyle w:val="Compact"/>
              <w:spacing w:line="360" w:lineRule="auto"/>
              <w:jc w:val="center"/>
            </w:pPr>
            <w:r>
              <w:t>4.2</w:t>
            </w:r>
          </w:p>
        </w:tc>
        <w:tc>
          <w:tcPr>
            <w:tcW w:w="709" w:type="dxa"/>
            <w:tcPrChange w:id="647" w:author="Accreditation" w:date="2026-05-23T19:26:00Z" w16du:dateUtc="2026-05-23T16:26:00Z">
              <w:tcPr>
                <w:tcW w:w="586" w:type="dxa"/>
                <w:gridSpan w:val="2"/>
              </w:tcPr>
            </w:tcPrChange>
          </w:tcPr>
          <w:p w14:paraId="24064227" w14:textId="77777777" w:rsidR="008D3C17" w:rsidRDefault="00000000" w:rsidP="005A008E">
            <w:pPr>
              <w:pStyle w:val="Compact"/>
              <w:spacing w:line="360" w:lineRule="auto"/>
              <w:jc w:val="right"/>
            </w:pPr>
            <w:r>
              <w:t>0.4</w:t>
            </w:r>
          </w:p>
        </w:tc>
      </w:tr>
      <w:tr w:rsidR="008D3C17" w14:paraId="16DA819D" w14:textId="77777777" w:rsidTr="00BF3590">
        <w:tc>
          <w:tcPr>
            <w:tcW w:w="7938" w:type="dxa"/>
            <w:tcPrChange w:id="648" w:author="Accreditation" w:date="2026-05-23T19:26:00Z" w16du:dateUtc="2026-05-23T16:26:00Z">
              <w:tcPr>
                <w:tcW w:w="6746" w:type="dxa"/>
                <w:gridSpan w:val="3"/>
              </w:tcPr>
            </w:tcPrChange>
          </w:tcPr>
          <w:p w14:paraId="5B358DED" w14:textId="77777777" w:rsidR="008D3C17" w:rsidRDefault="00000000" w:rsidP="005A008E">
            <w:pPr>
              <w:pStyle w:val="Compact"/>
              <w:spacing w:line="360" w:lineRule="auto"/>
            </w:pPr>
            <w:r>
              <w:t>The KB enrichment (canonical names, country lookups) added value.</w:t>
            </w:r>
          </w:p>
        </w:tc>
        <w:tc>
          <w:tcPr>
            <w:tcW w:w="929" w:type="dxa"/>
            <w:tcPrChange w:id="649" w:author="Accreditation" w:date="2026-05-23T19:26:00Z" w16du:dateUtc="2026-05-23T16:26:00Z">
              <w:tcPr>
                <w:tcW w:w="586" w:type="dxa"/>
                <w:gridSpan w:val="2"/>
              </w:tcPr>
            </w:tcPrChange>
          </w:tcPr>
          <w:p w14:paraId="30929EF5" w14:textId="77777777" w:rsidR="008D3C17" w:rsidRDefault="00000000" w:rsidP="005A008E">
            <w:pPr>
              <w:pStyle w:val="Compact"/>
              <w:spacing w:line="360" w:lineRule="auto"/>
              <w:jc w:val="center"/>
            </w:pPr>
            <w:r>
              <w:t>4.6</w:t>
            </w:r>
          </w:p>
        </w:tc>
        <w:tc>
          <w:tcPr>
            <w:tcW w:w="709" w:type="dxa"/>
            <w:tcPrChange w:id="650" w:author="Accreditation" w:date="2026-05-23T19:26:00Z" w16du:dateUtc="2026-05-23T16:26:00Z">
              <w:tcPr>
                <w:tcW w:w="586" w:type="dxa"/>
                <w:gridSpan w:val="2"/>
              </w:tcPr>
            </w:tcPrChange>
          </w:tcPr>
          <w:p w14:paraId="03E8D907" w14:textId="77777777" w:rsidR="008D3C17" w:rsidRDefault="00000000" w:rsidP="005A008E">
            <w:pPr>
              <w:pStyle w:val="Compact"/>
              <w:spacing w:line="360" w:lineRule="auto"/>
              <w:jc w:val="right"/>
            </w:pPr>
            <w:r>
              <w:t>0.5</w:t>
            </w:r>
          </w:p>
        </w:tc>
      </w:tr>
      <w:tr w:rsidR="008D3C17" w14:paraId="21231636" w14:textId="77777777" w:rsidTr="00BF3590">
        <w:tc>
          <w:tcPr>
            <w:tcW w:w="7938" w:type="dxa"/>
            <w:tcPrChange w:id="651" w:author="Accreditation" w:date="2026-05-23T19:26:00Z" w16du:dateUtc="2026-05-23T16:26:00Z">
              <w:tcPr>
                <w:tcW w:w="6746" w:type="dxa"/>
                <w:gridSpan w:val="3"/>
              </w:tcPr>
            </w:tcPrChange>
          </w:tcPr>
          <w:p w14:paraId="57AB33FC" w14:textId="77777777" w:rsidR="008D3C17" w:rsidRDefault="00000000" w:rsidP="005A008E">
            <w:pPr>
              <w:pStyle w:val="Compact"/>
              <w:spacing w:line="360" w:lineRule="auto"/>
            </w:pPr>
            <w:r>
              <w:t>The training screen made it easy to start and monitor a run.</w:t>
            </w:r>
          </w:p>
        </w:tc>
        <w:tc>
          <w:tcPr>
            <w:tcW w:w="929" w:type="dxa"/>
            <w:tcPrChange w:id="652" w:author="Accreditation" w:date="2026-05-23T19:26:00Z" w16du:dateUtc="2026-05-23T16:26:00Z">
              <w:tcPr>
                <w:tcW w:w="586" w:type="dxa"/>
                <w:gridSpan w:val="2"/>
              </w:tcPr>
            </w:tcPrChange>
          </w:tcPr>
          <w:p w14:paraId="5DF61D1E" w14:textId="77777777" w:rsidR="008D3C17" w:rsidRDefault="00000000" w:rsidP="005A008E">
            <w:pPr>
              <w:pStyle w:val="Compact"/>
              <w:spacing w:line="360" w:lineRule="auto"/>
              <w:jc w:val="center"/>
            </w:pPr>
            <w:r>
              <w:t>4.0</w:t>
            </w:r>
          </w:p>
        </w:tc>
        <w:tc>
          <w:tcPr>
            <w:tcW w:w="709" w:type="dxa"/>
            <w:tcPrChange w:id="653" w:author="Accreditation" w:date="2026-05-23T19:26:00Z" w16du:dateUtc="2026-05-23T16:26:00Z">
              <w:tcPr>
                <w:tcW w:w="586" w:type="dxa"/>
                <w:gridSpan w:val="2"/>
              </w:tcPr>
            </w:tcPrChange>
          </w:tcPr>
          <w:p w14:paraId="45C7E82E" w14:textId="77777777" w:rsidR="008D3C17" w:rsidRDefault="00000000" w:rsidP="005A008E">
            <w:pPr>
              <w:pStyle w:val="Compact"/>
              <w:spacing w:line="360" w:lineRule="auto"/>
              <w:jc w:val="right"/>
            </w:pPr>
            <w:r>
              <w:t>0.7</w:t>
            </w:r>
          </w:p>
        </w:tc>
      </w:tr>
      <w:tr w:rsidR="008D3C17" w14:paraId="7EFF36ED" w14:textId="77777777" w:rsidTr="00BF3590">
        <w:tc>
          <w:tcPr>
            <w:tcW w:w="7938" w:type="dxa"/>
            <w:tcPrChange w:id="654" w:author="Accreditation" w:date="2026-05-23T19:26:00Z" w16du:dateUtc="2026-05-23T16:26:00Z">
              <w:tcPr>
                <w:tcW w:w="6746" w:type="dxa"/>
                <w:gridSpan w:val="3"/>
              </w:tcPr>
            </w:tcPrChange>
          </w:tcPr>
          <w:p w14:paraId="5A17E5DD" w14:textId="77777777" w:rsidR="008D3C17" w:rsidRDefault="00000000" w:rsidP="005A008E">
            <w:pPr>
              <w:pStyle w:val="Compact"/>
              <w:spacing w:line="360" w:lineRule="auto"/>
            </w:pPr>
            <w:r>
              <w:t>The analytics views answered the kinds of questions analysts ask.</w:t>
            </w:r>
          </w:p>
        </w:tc>
        <w:tc>
          <w:tcPr>
            <w:tcW w:w="929" w:type="dxa"/>
            <w:tcPrChange w:id="655" w:author="Accreditation" w:date="2026-05-23T19:26:00Z" w16du:dateUtc="2026-05-23T16:26:00Z">
              <w:tcPr>
                <w:tcW w:w="586" w:type="dxa"/>
                <w:gridSpan w:val="2"/>
              </w:tcPr>
            </w:tcPrChange>
          </w:tcPr>
          <w:p w14:paraId="61DA3DBA" w14:textId="77777777" w:rsidR="008D3C17" w:rsidRDefault="00000000" w:rsidP="005A008E">
            <w:pPr>
              <w:pStyle w:val="Compact"/>
              <w:spacing w:line="360" w:lineRule="auto"/>
              <w:jc w:val="center"/>
            </w:pPr>
            <w:r>
              <w:t>4.2</w:t>
            </w:r>
          </w:p>
        </w:tc>
        <w:tc>
          <w:tcPr>
            <w:tcW w:w="709" w:type="dxa"/>
            <w:tcPrChange w:id="656" w:author="Accreditation" w:date="2026-05-23T19:26:00Z" w16du:dateUtc="2026-05-23T16:26:00Z">
              <w:tcPr>
                <w:tcW w:w="586" w:type="dxa"/>
                <w:gridSpan w:val="2"/>
              </w:tcPr>
            </w:tcPrChange>
          </w:tcPr>
          <w:p w14:paraId="0C7EFEBC" w14:textId="77777777" w:rsidR="008D3C17" w:rsidRDefault="00000000" w:rsidP="005A008E">
            <w:pPr>
              <w:pStyle w:val="Compact"/>
              <w:spacing w:line="360" w:lineRule="auto"/>
              <w:jc w:val="right"/>
            </w:pPr>
            <w:r>
              <w:t>0.4</w:t>
            </w:r>
          </w:p>
        </w:tc>
      </w:tr>
    </w:tbl>
    <w:p w14:paraId="1FEB30FD" w14:textId="77777777" w:rsidR="008D3C17" w:rsidRDefault="00000000" w:rsidP="005A008E">
      <w:pPr>
        <w:pStyle w:val="BodyText"/>
        <w:spacing w:line="360" w:lineRule="auto"/>
      </w:pPr>
      <w:r>
        <w:t>The most common qualitative comments were positive: participants appreciated the inline highlighting of entities, the canonicalisation of armed-group names, and the live training-progress view. Constructive feedback focused on three points: (i) the analytics dashboard would benefit from an exportable PDF brief; (ii) the inference screen should support drag-and-drop file upload; and (iii) the training-progress view should expose per-entity validation metrics as they update, not just overall loss. Items (ii) and (iii) are scoped into the future-work programme in Chapter 7.</w:t>
      </w:r>
    </w:p>
    <w:p w14:paraId="1CC31C60" w14:textId="26525057" w:rsidR="008D3C17" w:rsidRDefault="00000000">
      <w:pPr>
        <w:pStyle w:val="Heading2"/>
        <w:pPrChange w:id="657" w:author="Accreditation" w:date="2026-05-20T16:06:00Z" w16du:dateUtc="2026-05-20T13:06:00Z">
          <w:pPr>
            <w:pStyle w:val="Heading2"/>
            <w:spacing w:line="360" w:lineRule="auto"/>
          </w:pPr>
        </w:pPrChange>
      </w:pPr>
      <w:bookmarkStart w:id="658" w:name="error-analysis"/>
      <w:bookmarkEnd w:id="627"/>
      <w:del w:id="659" w:author="Accreditation" w:date="2026-05-20T16:06:00Z" w16du:dateUtc="2026-05-20T13:06:00Z">
        <w:r w:rsidDel="00A21834">
          <w:delText xml:space="preserve">6.11 </w:delText>
        </w:r>
      </w:del>
      <w:r>
        <w:t>Error Analysis</w:t>
      </w:r>
    </w:p>
    <w:p w14:paraId="042446C7" w14:textId="77777777" w:rsidR="008D3C17" w:rsidRDefault="00000000" w:rsidP="005A008E">
      <w:pPr>
        <w:pStyle w:val="FirstParagraph"/>
        <w:spacing w:line="360" w:lineRule="auto"/>
      </w:pPr>
      <w:r>
        <w:t xml:space="preserve">Aggregate metrics tell you the model is good. To understand </w:t>
      </w:r>
      <w:r>
        <w:rPr>
          <w:i/>
          <w:iCs/>
        </w:rPr>
        <w:t>how</w:t>
      </w:r>
      <w:r>
        <w:t xml:space="preserve"> it fails, </w:t>
      </w:r>
      <w:r w:rsidRPr="00A21834">
        <w:rPr>
          <w:highlight w:val="yellow"/>
          <w:rPrChange w:id="660" w:author="Accreditation" w:date="2026-05-20T16:06:00Z" w16du:dateUtc="2026-05-20T13:06:00Z">
            <w:rPr/>
          </w:rPrChange>
        </w:rPr>
        <w:t>I</w:t>
      </w:r>
      <w:r>
        <w:t xml:space="preserve"> sat down with 300 validation-set events on which the model made at least one mistake and read them one at a time. Five patterns emerged, listed below in order of frequency.</w:t>
      </w:r>
    </w:p>
    <w:p w14:paraId="7EBBE0BC" w14:textId="77777777" w:rsidR="008D3C17" w:rsidRDefault="00000000" w:rsidP="005A008E">
      <w:pPr>
        <w:pStyle w:val="BodyText"/>
        <w:spacing w:line="360" w:lineRule="auto"/>
      </w:pPr>
      <w:r>
        <w:t xml:space="preserve">The largest single category, at roughly 38 percent of all errors, is boundary mismatch. The model gets the entity </w:t>
      </w:r>
      <w:r>
        <w:rPr>
          <w:i/>
          <w:iCs/>
        </w:rPr>
        <w:t>type</w:t>
      </w:r>
      <w:r>
        <w:t xml:space="preserve"> right but the </w:t>
      </w:r>
      <w:r>
        <w:rPr>
          <w:i/>
          <w:iCs/>
        </w:rPr>
        <w:t>span</w:t>
      </w:r>
      <w:r>
        <w:t xml:space="preserve"> slightly wrong — usually by truncating a qualifier. “At least 12 civilians” gets clipped to “12 civilians”; “approximately 200 displaced” loses the “approximately”. Almost all of these fall on VICTIM and CASUALTIES, which is </w:t>
      </w:r>
      <w:r>
        <w:lastRenderedPageBreak/>
        <w:t>consistent with the lower per-entity F1 for those two in Table 6.7. Strict span-level scoring counts boundary mismatches as full misses, which makes the headline numbers look harsher than the analyst’s actual experience. Reading “12 civilians” in the output, the analyst knows what was meant.</w:t>
      </w:r>
    </w:p>
    <w:p w14:paraId="08A97F17" w14:textId="77777777" w:rsidR="008D3C17" w:rsidRDefault="00000000" w:rsidP="005A008E">
      <w:pPr>
        <w:pStyle w:val="BodyText"/>
        <w:spacing w:line="360" w:lineRule="auto"/>
      </w:pPr>
      <w:r>
        <w:t>Roughly a quarter of errors are type confusion between the three location entities. REGION and CITY, or REGION and DISTRICT, get swapped — see Figure 6.4. The hardest cases involve cities that double as regional capitals or districts. Goma is both a city and the de-facto centre of North Kivu province, so “fighting in Goma” can be tagged either way without more context. The model defaults to CITY for ambiguous cases, which is more often right than wrong, but it produces a consistent stream of confusions when strict scoring is applied.</w:t>
      </w:r>
    </w:p>
    <w:p w14:paraId="697D5352" w14:textId="77777777" w:rsidR="008D3C17" w:rsidRDefault="00000000" w:rsidP="005A008E">
      <w:pPr>
        <w:pStyle w:val="BodyText"/>
        <w:spacing w:line="360" w:lineRule="auto"/>
      </w:pPr>
      <w:r>
        <w:t>About 19 percent of errors are missed entities — the model produces no prediction where it should have. Most of these are unusual victim phrasings (“Christian worshippers”, “internally displaced schoolgirls”, “the bus driver’s family”) that the augmentation templates don’t cover and that ACLED notes phrase more generically. Passive-voice action verbs are also disproportionately missed: “were ambushed” and “were displaced” trip the model more often than active equivalents like “ambushed” and “displaced”.</w:t>
      </w:r>
    </w:p>
    <w:p w14:paraId="07F252F3" w14:textId="77777777" w:rsidR="008D3C17" w:rsidRDefault="00000000" w:rsidP="005A008E">
      <w:pPr>
        <w:pStyle w:val="BodyText"/>
        <w:spacing w:line="360" w:lineRule="auto"/>
      </w:pPr>
      <w:r>
        <w:t>Spurious entities — predictions where no gold annotation exists — account for another 12 percent. The biggest single source is the WHEN category. Vague phrases like “this morning”, “earlier”, and “in recent days” get tagged as DATE even when the gold annotator left them untagged. Raising the WHEN threshold to 0.85 cuts most of these at the cost of about 1.2 F1 on legitimate DATE recall, which is a trade-off I left to the operator rather than baking it into the production threshold.</w:t>
      </w:r>
    </w:p>
    <w:p w14:paraId="7664E5CD" w14:textId="57C28749" w:rsidR="008D3C17" w:rsidRDefault="00000000" w:rsidP="005A008E">
      <w:pPr>
        <w:pStyle w:val="BodyText"/>
        <w:spacing w:line="360" w:lineRule="auto"/>
      </w:pPr>
      <w:r>
        <w:t>The remaining 7 percent are confidence-related drops: the model gets the entity right but its averaged sub-token confidence sits just below the category threshold, so the post-processor filters it out (</w:t>
      </w:r>
      <w:del w:id="661" w:author="Accreditation" w:date="2026-05-20T15:46:00Z" w16du:dateUtc="2026-05-20T12:46:00Z">
        <w:r w:rsidDel="00C22A33">
          <w:delText>§</w:delText>
        </w:r>
      </w:del>
      <w:ins w:id="662" w:author="Accreditation" w:date="2026-05-20T15:46:00Z" w16du:dateUtc="2026-05-20T12:46:00Z">
        <w:r w:rsidR="00C22A33">
          <w:t xml:space="preserve">Section </w:t>
        </w:r>
      </w:ins>
      <w:r>
        <w:t>4.7). Lowering the threshold would recover most of these at the cost of precision. This is the cleanest dial to turn for recall-favouring deployments.</w:t>
      </w:r>
    </w:p>
    <w:p w14:paraId="17D0EC26" w14:textId="77777777" w:rsidR="008D3C17" w:rsidRDefault="00000000" w:rsidP="005A008E">
      <w:pPr>
        <w:pStyle w:val="SourceCode"/>
        <w:spacing w:line="360" w:lineRule="auto"/>
      </w:pPr>
      <w:commentRangeStart w:id="663"/>
      <w:r>
        <w:rPr>
          <w:rStyle w:val="VerbatimChar"/>
        </w:rPr>
        <w:lastRenderedPageBreak/>
        <w:t>Predicted →   CITY    REGION   DISTRICT</w:t>
      </w:r>
      <w:r>
        <w:br/>
      </w:r>
      <w:r>
        <w:rPr>
          <w:rStyle w:val="VerbatimChar"/>
        </w:rPr>
        <w:t>Gold ↓</w:t>
      </w:r>
      <w:r>
        <w:br/>
      </w:r>
      <w:r>
        <w:rPr>
          <w:rStyle w:val="VerbatimChar"/>
        </w:rPr>
        <w:t>CITY          ----    0.05     0.04</w:t>
      </w:r>
      <w:r>
        <w:br/>
      </w:r>
      <w:r>
        <w:rPr>
          <w:rStyle w:val="VerbatimChar"/>
        </w:rPr>
        <w:t>REGION        0.08    ----     0.06</w:t>
      </w:r>
      <w:r>
        <w:br/>
      </w:r>
      <w:r>
        <w:rPr>
          <w:rStyle w:val="VerbatimChar"/>
        </w:rPr>
        <w:t>DISTRICT      0.07    0.09     ----</w:t>
      </w:r>
      <w:commentRangeEnd w:id="663"/>
      <w:r w:rsidR="00A21834">
        <w:rPr>
          <w:rStyle w:val="CommentReference"/>
          <w:sz w:val="24"/>
          <w:szCs w:val="24"/>
        </w:rPr>
        <w:commentReference w:id="663"/>
      </w:r>
    </w:p>
    <w:p w14:paraId="45003F40" w14:textId="77777777" w:rsidR="008D3C17" w:rsidRDefault="00000000" w:rsidP="005A008E">
      <w:pPr>
        <w:pStyle w:val="FirstParagraph"/>
        <w:spacing w:line="360" w:lineRule="auto"/>
      </w:pPr>
      <w:r>
        <w:rPr>
          <w:i/>
          <w:iCs/>
        </w:rPr>
        <w:t>Figure 6.4: Confusion patterns between location entity types (fraction of errors of each kind among location-entity errors)</w:t>
      </w:r>
    </w:p>
    <w:p w14:paraId="35876519" w14:textId="77777777" w:rsidR="008D3C17" w:rsidRDefault="00000000" w:rsidP="005A008E">
      <w:pPr>
        <w:pStyle w:val="BodyText"/>
        <w:spacing w:line="360" w:lineRule="auto"/>
      </w:pPr>
      <w:r>
        <w:t>The error analysis motivates three concrete future-work directions: explicit boundary refinement (for example, training a span-level CRF on top of the BERT representations); injection of KB facts as input features during training to disambiguate REGION/CITY ambiguity at the model level; and addition of negative examples to reduce spurious WHEN extractions. These directions are taken up in Section 7.5.</w:t>
      </w:r>
    </w:p>
    <w:p w14:paraId="263E4AAC" w14:textId="1A54BA57" w:rsidR="008D3C17" w:rsidRDefault="00000000">
      <w:pPr>
        <w:pStyle w:val="Heading2"/>
        <w:pPrChange w:id="664" w:author="Accreditation" w:date="2026-05-20T16:06:00Z" w16du:dateUtc="2026-05-20T13:06:00Z">
          <w:pPr>
            <w:pStyle w:val="Heading2"/>
            <w:spacing w:line="360" w:lineRule="auto"/>
          </w:pPr>
        </w:pPrChange>
      </w:pPr>
      <w:bookmarkStart w:id="665" w:name="discussion"/>
      <w:bookmarkEnd w:id="658"/>
      <w:del w:id="666" w:author="Accreditation" w:date="2026-05-20T16:06:00Z" w16du:dateUtc="2026-05-20T13:06:00Z">
        <w:r w:rsidDel="00A21834">
          <w:delText xml:space="preserve">6.12 </w:delText>
        </w:r>
      </w:del>
      <w:r>
        <w:t>Discussion</w:t>
      </w:r>
    </w:p>
    <w:p w14:paraId="3EC3731D" w14:textId="77777777" w:rsidR="008D3C17" w:rsidRDefault="00000000" w:rsidP="005A008E">
      <w:pPr>
        <w:pStyle w:val="FirstParagraph"/>
        <w:spacing w:line="360" w:lineRule="auto"/>
      </w:pPr>
      <w:r>
        <w:t>A few things came out of this evaluation that are worth saying plainly.</w:t>
      </w:r>
    </w:p>
    <w:p w14:paraId="6B23F613" w14:textId="77777777" w:rsidR="008D3C17" w:rsidRDefault="00000000" w:rsidP="005A008E">
      <w:pPr>
        <w:pStyle w:val="BodyText"/>
        <w:spacing w:line="360" w:lineRule="auto"/>
      </w:pPr>
      <w:r>
        <w:t>The most important one, in retrospect, is that dropping EVENT_TYPE and COUNTRY from the supervised schema was the right call. I did not see this clearly at the start. The proposal called for a 26-type schema, and my first instinct was to include both. When I ran the grounding pilot in November and saw that EVENT_TYPE values matched the source text only sporadically — analysts were inferring event types from context as often as reading them off the page — the choice became obvious. Eight grounded entities trained well; the two I dropped are recovered cheaply downstream, EVENT_TYPE from action verbs and the taxonomy classifier, COUNTRY from a single KB look-up. Had I tried to train the 26-type schema, the rarer types would have dragged down everything else, and the model would have been weaker overall.</w:t>
      </w:r>
    </w:p>
    <w:p w14:paraId="5DA42F3C" w14:textId="77777777" w:rsidR="008D3C17" w:rsidRDefault="00000000" w:rsidP="005A008E">
      <w:pPr>
        <w:pStyle w:val="BodyText"/>
        <w:spacing w:line="360" w:lineRule="auto"/>
      </w:pPr>
      <w:r>
        <w:t xml:space="preserve">The second thing is that focal loss with inverse-frequency weighting genuinely helps the entities that matter operationally. The headline numbers in Table 6.8 — VICTIM up by eleven F1 points, ACTION up by seven — are large for a single hyperparameter family change. What surprised me was that focal loss </w:t>
      </w:r>
      <w:r>
        <w:rPr>
          <w:i/>
          <w:iCs/>
        </w:rPr>
        <w:t>alone</w:t>
      </w:r>
      <w:r>
        <w:t xml:space="preserve"> and class weights </w:t>
      </w:r>
      <w:r>
        <w:rPr>
          <w:i/>
          <w:iCs/>
        </w:rPr>
        <w:t>alone</w:t>
      </w:r>
      <w:r>
        <w:t xml:space="preserve"> each gave </w:t>
      </w:r>
      <w:r>
        <w:lastRenderedPageBreak/>
        <w:t>noticeably smaller gains; the two ingredients are complementary rather than redundant. The lesson, if it generalises to other token-classification tasks with severe imbalance, is to combine the two rather than picking between them.</w:t>
      </w:r>
    </w:p>
    <w:p w14:paraId="7EB50635" w14:textId="77777777" w:rsidR="008D3C17" w:rsidRDefault="00000000" w:rsidP="005A008E">
      <w:pPr>
        <w:pStyle w:val="BodyText"/>
        <w:spacing w:line="360" w:lineRule="auto"/>
      </w:pPr>
      <w:r>
        <w:t>The third is that the knowledge base earns its keep at the operational end of the pipeline more than at the modelling end. The 64.3 percent ACTOR enrichment rate means most extracted perpetrators arrive at the analyst’s desk already canonicalised — “Al Shabaab fighters”, “the al-shabaab”, and “Al-Shabaab militants” all collapse to a single key that an aggregation query will count correctly. The 2.4 percent geographic-implausibility flag rate is smaller but matters more on a per-incident basis: those flagged events are exactly the ones an analyst should re-read before trusting.</w:t>
      </w:r>
    </w:p>
    <w:p w14:paraId="01BC114D" w14:textId="77777777" w:rsidR="008D3C17" w:rsidRDefault="00000000" w:rsidP="005A008E">
      <w:pPr>
        <w:pStyle w:val="BodyText"/>
        <w:spacing w:line="360" w:lineRule="auto"/>
      </w:pPr>
      <w:r>
        <w:t>User acceptance testing confirmed the architectural bet. Five participants — three analysts and two developers — drove the full pipeline end-to-end without ML-specific help. The features they wanted next (PDF brief export, drag-and-drop upload, live per-entity training metrics) are incremental engineering, not redesigns; nothing in the feedback suggested the structure of the system was wrong.</w:t>
      </w:r>
    </w:p>
    <w:p w14:paraId="26F055C5" w14:textId="57FE4C10" w:rsidR="008D3C17" w:rsidRDefault="00000000" w:rsidP="005A008E">
      <w:pPr>
        <w:pStyle w:val="BodyText"/>
        <w:spacing w:line="360" w:lineRule="auto"/>
      </w:pPr>
      <w:r>
        <w:t xml:space="preserve">It is worth recording what I tried first and abandoned, because the final design only makes sense against the things it is not. In October 2025 my first training corpus was the full 212,000-event ACLED extract, on the assumption that more data is always better; the model that came out of that run actually scored lower on rare-entity F1 than later runs on smaller corpora, because the duplication of common phrasing in ACLED notes was drowning out the rare entities. That is what motivated the stratified diversity sampler in </w:t>
      </w:r>
      <w:del w:id="667" w:author="Accreditation" w:date="2026-05-20T15:46:00Z" w16du:dateUtc="2026-05-20T12:46:00Z">
        <w:r w:rsidDel="00C22A33">
          <w:delText>§</w:delText>
        </w:r>
      </w:del>
      <w:ins w:id="668" w:author="Accreditation" w:date="2026-05-20T15:46:00Z" w16du:dateUtc="2026-05-20T12:46:00Z">
        <w:r w:rsidR="00C22A33">
          <w:t xml:space="preserve">Section </w:t>
        </w:r>
      </w:ins>
      <w:r>
        <w:t xml:space="preserve">5.3. In November 2025 I also spent the better part of a week trying to learn EVENT_TYPE as a first-class NER label on the original 26-type schema. The grounding pilot at the end of that month was the conversation-ender — only about 58 percent of EVENT_TYPE annotations could be located verbatim in the source text, and the model’s per-entity F1 plateaued around 0.4 no matter what I tried. The post-NER taxonomy classifier replaced that learned label and works better. The hybrid statistics-plus-rules approach in </w:t>
      </w:r>
      <w:del w:id="669" w:author="Accreditation" w:date="2026-05-20T15:46:00Z" w16du:dateUtc="2026-05-20T12:46:00Z">
        <w:r w:rsidDel="00C22A33">
          <w:delText>§</w:delText>
        </w:r>
      </w:del>
      <w:ins w:id="670" w:author="Accreditation" w:date="2026-05-20T15:46:00Z" w16du:dateUtc="2026-05-20T12:46:00Z">
        <w:r w:rsidR="00C22A33">
          <w:t xml:space="preserve">Section </w:t>
        </w:r>
      </w:ins>
      <w:r>
        <w:t xml:space="preserve">4.7, which initially felt like a compromise, turned out to be a genuine </w:t>
      </w:r>
      <w:r>
        <w:lastRenderedPageBreak/>
        <w:t xml:space="preserve">improvement. By December the schema had settled at the eight entity types reported in </w:t>
      </w:r>
      <w:del w:id="671" w:author="Accreditation" w:date="2026-05-20T15:46:00Z" w16du:dateUtc="2026-05-20T12:46:00Z">
        <w:r w:rsidDel="00C22A33">
          <w:delText>§</w:delText>
        </w:r>
      </w:del>
      <w:ins w:id="672" w:author="Accreditation" w:date="2026-05-20T15:46:00Z" w16du:dateUtc="2026-05-20T12:46:00Z">
        <w:r w:rsidR="00C22A33">
          <w:t xml:space="preserve">Section </w:t>
        </w:r>
      </w:ins>
      <w:r>
        <w:t>4.3, and most of the subsequent work was on training-pipeline ergonomics — early stopping, ReduceLROnPlateau, the focal-loss variant — rather than on the schema itself.</w:t>
      </w:r>
    </w:p>
    <w:p w14:paraId="6D173325" w14:textId="51B8DDE6" w:rsidR="008D3C17" w:rsidRDefault="00000000" w:rsidP="005A008E">
      <w:pPr>
        <w:pStyle w:val="BodyText"/>
        <w:spacing w:line="360" w:lineRule="auto"/>
      </w:pPr>
      <w:r>
        <w:t xml:space="preserve">The caveat I keep coming back to is the synthetic augmentation. About thirty percent of the training corpus is templated rather than drawn from real news, and the validation split is drawn from the same combined corpus. That makes the reported metrics a fair estimate of in-distribution performance, but it does not guarantee they hold up on out-of-distribution reporting — translated articles, citizen journalism, social-media excerpts. </w:t>
      </w:r>
      <w:del w:id="673" w:author="Accreditation" w:date="2026-05-20T15:46:00Z" w16du:dateUtc="2026-05-20T12:46:00Z">
        <w:r w:rsidDel="00C22A33">
          <w:delText>§</w:delText>
        </w:r>
      </w:del>
      <w:ins w:id="674" w:author="Accreditation" w:date="2026-05-20T15:46:00Z" w16du:dateUtc="2026-05-20T12:46:00Z">
        <w:r w:rsidR="00C22A33">
          <w:t xml:space="preserve">Section </w:t>
        </w:r>
      </w:ins>
      <w:r>
        <w:t>7.5 prioritises annotated real-news expansion specifically to find out where this estimate breaks.</w:t>
      </w:r>
    </w:p>
    <w:p w14:paraId="2E11F559" w14:textId="75C43514" w:rsidR="008D3C17" w:rsidRDefault="00000000">
      <w:pPr>
        <w:pStyle w:val="Heading2"/>
        <w:pPrChange w:id="675" w:author="Accreditation" w:date="2026-05-20T16:06:00Z" w16du:dateUtc="2026-05-20T13:06:00Z">
          <w:pPr>
            <w:pStyle w:val="Heading2"/>
            <w:spacing w:line="360" w:lineRule="auto"/>
          </w:pPr>
        </w:pPrChange>
      </w:pPr>
      <w:bookmarkStart w:id="676" w:name="threats-to-validity"/>
      <w:bookmarkEnd w:id="665"/>
      <w:del w:id="677" w:author="Accreditation" w:date="2026-05-20T16:06:00Z" w16du:dateUtc="2026-05-20T13:06:00Z">
        <w:r w:rsidDel="00A21834">
          <w:delText xml:space="preserve">6.13 </w:delText>
        </w:r>
      </w:del>
      <w:r>
        <w:t>Threats to Validity</w:t>
      </w:r>
    </w:p>
    <w:p w14:paraId="01FE282F" w14:textId="77777777" w:rsidR="008D3C17" w:rsidRDefault="00000000" w:rsidP="005A008E">
      <w:pPr>
        <w:pStyle w:val="FirstParagraph"/>
        <w:spacing w:line="360" w:lineRule="auto"/>
      </w:pPr>
      <w:r>
        <w:t>Empirical software-engineering work conventionally classifies its threats along four axes — construct, internal, external, and conclusion. I’ll work through them in that order, with the honest caveats up front rather than buried.</w:t>
      </w:r>
    </w:p>
    <w:p w14:paraId="0E58462E" w14:textId="77777777" w:rsidR="008D3C17" w:rsidRDefault="00000000" w:rsidP="005A008E">
      <w:pPr>
        <w:pStyle w:val="BodyText"/>
        <w:spacing w:line="360" w:lineRule="auto"/>
      </w:pPr>
      <w:r>
        <w:t xml:space="preserve">The construct </w:t>
      </w:r>
      <w:r w:rsidRPr="00A21834">
        <w:rPr>
          <w:highlight w:val="yellow"/>
          <w:rPrChange w:id="678" w:author="Accreditation" w:date="2026-05-20T16:06:00Z" w16du:dateUtc="2026-05-20T13:06:00Z">
            <w:rPr/>
          </w:rPrChange>
        </w:rPr>
        <w:t>I</w:t>
      </w:r>
      <w:r>
        <w:t xml:space="preserve"> am measuring is span-level F1 under strict boundary matching. Strict matching penalises any boundary error as a full miss, which is harsh: an analyst reading the system output sees “12 civilians” where the gold span is “at least 12 civilians” and reads them as the same fact. Downstream consumers that tolerate partial matches will perceive higher effective accuracy than my F1 reports. There is also a deeper construct concern: the eight-entity 5W1H schema captures who, what, where, when, whom, and how, but it does not model motivation or outcome. The model extracts the structured facts; reasoning about why an event happened, or what its consequences were, is outside what NER can deliver.</w:t>
      </w:r>
    </w:p>
    <w:p w14:paraId="6B89018B" w14:textId="77777777" w:rsidR="008D3C17" w:rsidRDefault="00000000" w:rsidP="005A008E">
      <w:pPr>
        <w:pStyle w:val="BodyText"/>
        <w:spacing w:line="360" w:lineRule="auto"/>
      </w:pPr>
      <w:r>
        <w:t xml:space="preserve">On internal validity, the main mitigation in place is that the validation set was carved off before any training started and is never used for hyperparameter tuning — only for selecting the best checkpoint at the end of each run. That removes the most obvious form of leakage. The honest weakness is that augmented examples appear in both training and </w:t>
      </w:r>
      <w:r>
        <w:lastRenderedPageBreak/>
        <w:t>validation splits in proportion to their share of the combined corpus. That preserves stratification and gives a fair in-distribution estimate, but the validation set is therefore more lenient than purely natural news would be. A secondary evaluation on a fully held-out natural-news subset is in the future-work programme.</w:t>
      </w:r>
    </w:p>
    <w:p w14:paraId="020D1022" w14:textId="3C25A376" w:rsidR="008D3C17" w:rsidRDefault="00000000" w:rsidP="005A008E">
      <w:pPr>
        <w:pStyle w:val="BodyText"/>
        <w:spacing w:line="360" w:lineRule="auto"/>
      </w:pPr>
      <w:r>
        <w:t xml:space="preserve">External validity is where the limitations bite hardest. I have not directly evaluated generalisation beyond ACLED-derived phrasing. African news outlets vary substantially in stylistic conventions, and I do not know what happens to F1 when the input is, say, a French-language article machine-translated to English, or a Lagos-newspaper feature with a more literary register, or a citizen-journalist tweet about a clash. The eleven-F1-point VICTIM improvement from focal loss with weighting was measured on </w:t>
      </w:r>
      <w:r>
        <w:rPr>
          <w:i/>
          <w:iCs/>
        </w:rPr>
        <w:t>my</w:t>
      </w:r>
      <w:r>
        <w:t xml:space="preserve"> validation split; it could shrink or grow on truly out-of-distribution data. The choice of </w:t>
      </w:r>
      <w:r>
        <w:rPr>
          <w:rStyle w:val="VerbatimChar"/>
        </w:rPr>
        <w:t>bert-base-cased</w:t>
      </w:r>
      <w:r>
        <w:t xml:space="preserve"> rather than a multilingual or African-pre-trained backbone is the other half of this limitation — the system is bound to English-language reporting until that swap happens (</w:t>
      </w:r>
      <w:del w:id="679" w:author="Accreditation" w:date="2026-05-20T15:46:00Z" w16du:dateUtc="2026-05-20T12:46:00Z">
        <w:r w:rsidDel="00C22A33">
          <w:delText>§</w:delText>
        </w:r>
      </w:del>
      <w:ins w:id="680" w:author="Accreditation" w:date="2026-05-20T15:46:00Z" w16du:dateUtc="2026-05-20T12:46:00Z">
        <w:r w:rsidR="00C22A33">
          <w:t xml:space="preserve">Section </w:t>
        </w:r>
      </w:ins>
      <w:r>
        <w:t>7.5).</w:t>
      </w:r>
    </w:p>
    <w:p w14:paraId="4A30ABB6" w14:textId="77777777" w:rsidR="008D3C17" w:rsidRDefault="00000000" w:rsidP="005A008E">
      <w:pPr>
        <w:pStyle w:val="BodyText"/>
        <w:spacing w:line="360" w:lineRule="auto"/>
      </w:pPr>
      <w:r>
        <w:t>On conclusion validity, the per-entity F1 numbers I report are single-run point estimates. I did not formally measure variation across random seeds, though I ran the full pipeline enough times during development to know the macro F1 wobbles by roughly ±0.5 between runs. A formal multi-seed evaluation is in future work. Latency numbers are medians and 95th percentiles over a fixed sample of representative articles on a single workstation; production latency under sustained concurrent load — multiple users hitting the service simultaneously — would need a separate load test.</w:t>
      </w:r>
    </w:p>
    <w:p w14:paraId="48384A46" w14:textId="0AFCB6B8" w:rsidR="008D3C17" w:rsidRDefault="00000000" w:rsidP="005A008E">
      <w:pPr>
        <w:pStyle w:val="BodyText"/>
        <w:spacing w:line="360" w:lineRule="auto"/>
      </w:pPr>
      <w:r>
        <w:t xml:space="preserve">None of these threats undermines the headline claims of the chapter. They are the conditions under which the numbers should be read, and the gaps that </w:t>
      </w:r>
      <w:del w:id="681" w:author="Accreditation" w:date="2026-05-20T15:46:00Z" w16du:dateUtc="2026-05-20T12:46:00Z">
        <w:r w:rsidDel="00C22A33">
          <w:delText>§</w:delText>
        </w:r>
      </w:del>
      <w:ins w:id="682" w:author="Accreditation" w:date="2026-05-20T15:46:00Z" w16du:dateUtc="2026-05-20T12:46:00Z">
        <w:r w:rsidR="00C22A33">
          <w:t xml:space="preserve">Section </w:t>
        </w:r>
      </w:ins>
      <w:r>
        <w:t>7.5 prioritises closing.</w:t>
      </w:r>
    </w:p>
    <w:p w14:paraId="32863227" w14:textId="1FFFAE55" w:rsidR="008D3C17" w:rsidRDefault="00000000">
      <w:pPr>
        <w:pStyle w:val="Heading1"/>
        <w:pPrChange w:id="683" w:author="Accreditation" w:date="2026-05-20T16:07:00Z" w16du:dateUtc="2026-05-20T13:07:00Z">
          <w:pPr>
            <w:pStyle w:val="Heading1"/>
            <w:spacing w:line="360" w:lineRule="auto"/>
          </w:pPr>
        </w:pPrChange>
      </w:pPr>
      <w:bookmarkStart w:id="684" w:name="X1f58530574b8b729bbed2f847a9a2c438be7324"/>
      <w:bookmarkEnd w:id="512"/>
      <w:bookmarkEnd w:id="676"/>
      <w:del w:id="685" w:author="Accreditation" w:date="2026-05-20T16:07:00Z" w16du:dateUtc="2026-05-20T13:07:00Z">
        <w:r w:rsidDel="00A21834">
          <w:delText xml:space="preserve">7. </w:delText>
        </w:r>
      </w:del>
      <w:r>
        <w:t>Conclusions, Recommendations, and Future Work</w:t>
      </w:r>
    </w:p>
    <w:p w14:paraId="613ECA06" w14:textId="6FD9101B" w:rsidR="008D3C17" w:rsidRDefault="00000000" w:rsidP="005A008E">
      <w:pPr>
        <w:pStyle w:val="FirstParagraph"/>
        <w:spacing w:line="360" w:lineRule="auto"/>
      </w:pPr>
      <w:r>
        <w:t xml:space="preserve">This is the wrap-up chapter. I use it for five things, more or less in this order: a short summary of what was actually built; an explicit walk through the research questions from Chapter 1 with the answers Chapters 4 to 6 produced; the list of contributions the thesis </w:t>
      </w:r>
      <w:r>
        <w:lastRenderedPageBreak/>
        <w:t xml:space="preserve">leaves behind; recommendations for anyone considering using or extending the system; and a future-work programme that picks up the limitations from </w:t>
      </w:r>
      <w:del w:id="686" w:author="Accreditation" w:date="2026-05-20T15:46:00Z" w16du:dateUtc="2026-05-20T12:46:00Z">
        <w:r w:rsidDel="00C22A33">
          <w:delText>§</w:delText>
        </w:r>
      </w:del>
      <w:ins w:id="687" w:author="Accreditation" w:date="2026-05-20T15:46:00Z" w16du:dateUtc="2026-05-20T12:46:00Z">
        <w:r w:rsidR="00C22A33">
          <w:t xml:space="preserve">Section </w:t>
        </w:r>
      </w:ins>
      <w:r>
        <w:t xml:space="preserve">1.6 and the threats-to-validity material in </w:t>
      </w:r>
      <w:del w:id="688" w:author="Accreditation" w:date="2026-05-20T15:46:00Z" w16du:dateUtc="2026-05-20T12:46:00Z">
        <w:r w:rsidDel="00C22A33">
          <w:delText>§</w:delText>
        </w:r>
      </w:del>
      <w:ins w:id="689" w:author="Accreditation" w:date="2026-05-20T15:46:00Z" w16du:dateUtc="2026-05-20T12:46:00Z">
        <w:r w:rsidR="00C22A33">
          <w:t xml:space="preserve">Section </w:t>
        </w:r>
      </w:ins>
      <w:r>
        <w:t>6.13 and turns them into a prioritised set of next steps.</w:t>
      </w:r>
    </w:p>
    <w:p w14:paraId="40D92970" w14:textId="2066CFA8" w:rsidR="008D3C17" w:rsidRDefault="00000000" w:rsidP="005A008E">
      <w:pPr>
        <w:pStyle w:val="Heading2"/>
        <w:spacing w:line="360" w:lineRule="auto"/>
      </w:pPr>
      <w:bookmarkStart w:id="690" w:name="summary"/>
      <w:del w:id="691" w:author="Accreditation" w:date="2026-05-23T19:27:00Z" w16du:dateUtc="2026-05-23T16:27:00Z">
        <w:r w:rsidDel="00BF3590">
          <w:delText xml:space="preserve">7.1 </w:delText>
        </w:r>
      </w:del>
      <w:r>
        <w:t>Summary</w:t>
      </w:r>
    </w:p>
    <w:p w14:paraId="66177EAF" w14:textId="77777777" w:rsidR="008D3C17" w:rsidRDefault="00000000" w:rsidP="005A008E">
      <w:pPr>
        <w:pStyle w:val="FirstParagraph"/>
        <w:spacing w:line="360" w:lineRule="auto"/>
      </w:pPr>
      <w:r>
        <w:t>The starting point for this thesis was a queue of unread news articles on an analyst’s desk at AU-CEWS, and a conviction that the gap between that queue and useful structured intelligence was closeable with a fine-tuned BERT and some domain knowledge. The finished system — VioNER — is that closing attempt: a 5W1H NER model backed by a curated knowledge base of African armed groups and conflict-affected cities, wrapped in a documented web platform that an analyst can actually use.</w:t>
      </w:r>
    </w:p>
    <w:p w14:paraId="2E63E6FA" w14:textId="77777777" w:rsidR="008D3C17" w:rsidRDefault="00000000" w:rsidP="005A008E">
      <w:pPr>
        <w:pStyle w:val="BodyText"/>
        <w:spacing w:line="360" w:lineRule="auto"/>
      </w:pPr>
      <w:r>
        <w:t xml:space="preserve">What was built, in one paragraph. An eight-entity grounded schema (ACTOR, VICTIM, ACTION, DATE, REGION, CITY, DISTRICT, CASUALTIES) in BIO format. A four-level hierarchical taxonomy of African violent events with roughly ninety-five terminal categories, synthesised from ACLED, UCDP, and PMVE with African-specific extensions. A 50,000-example training corpus derived from ACLED notes with stratified diversity sampling and template augmentation to push back on a heavily skewed label distribution. A fine-tuned </w:t>
      </w:r>
      <w:r>
        <w:rPr>
          <w:rStyle w:val="VerbatimChar"/>
        </w:rPr>
        <w:t>bert-base-cased</w:t>
      </w:r>
      <w:r>
        <w:t xml:space="preserve"> model trained with focal loss (γ = 2) and inverse-frequency class weights. A curated knowledge base of approximately 150 armed groups, 200 conflict-affected cities, and 54 African countries with their regions. A FastAPI service exposing training, inference, event storage, analytics, and knowledge-base management. A React/TypeScript front-end on top of that service. A reproducible Docker Compose deployment.</w:t>
      </w:r>
    </w:p>
    <w:p w14:paraId="49A0D1C5" w14:textId="77777777" w:rsidR="008D3C17" w:rsidRDefault="00000000" w:rsidP="005A008E">
      <w:pPr>
        <w:pStyle w:val="BodyText"/>
        <w:spacing w:line="360" w:lineRule="auto"/>
      </w:pPr>
      <w:r>
        <w:t xml:space="preserve">What the numbers say. Macro F1 0.887 and micro F1 0.909 on the held-out validation set. Best validation loss at epoch 2 (training overfits past that point and early stopping picks it up). The focal-loss / class-weighting combination lifts VICTIM by eleven F1 points and ACTION by seven over plain cross entropy. The KB canonicalises roughly two thirds of high-confidence ACTOR spans and flags about one in forty multi-entity events as geographically </w:t>
      </w:r>
      <w:r>
        <w:lastRenderedPageBreak/>
        <w:t>implausible. Inference latency for typical articles is in the hundreds of milliseconds. User acceptance testing returned a 4.4 / 5.0 mean across six task dimensions.</w:t>
      </w:r>
    </w:p>
    <w:p w14:paraId="399C6150" w14:textId="3D969E55" w:rsidR="008D3C17" w:rsidRDefault="00000000" w:rsidP="005A008E">
      <w:pPr>
        <w:pStyle w:val="BodyText"/>
        <w:spacing w:line="360" w:lineRule="auto"/>
      </w:pPr>
      <w:r>
        <w:t xml:space="preserve">The ten specific objectives stated in </w:t>
      </w:r>
      <w:del w:id="692" w:author="Accreditation" w:date="2026-05-20T15:46:00Z" w16du:dateUtc="2026-05-20T12:46:00Z">
        <w:r w:rsidDel="00C22A33">
          <w:delText>§</w:delText>
        </w:r>
      </w:del>
      <w:ins w:id="693" w:author="Accreditation" w:date="2026-05-20T15:46:00Z" w16du:dateUtc="2026-05-20T12:46:00Z">
        <w:r w:rsidR="00C22A33">
          <w:t xml:space="preserve">Section </w:t>
        </w:r>
      </w:ins>
      <w:r>
        <w:t xml:space="preserve">1.4 are addressed across Chapters 2, 4, and 5 (literature review, schema, taxonomy, data, training), </w:t>
      </w:r>
      <w:del w:id="694" w:author="Accreditation" w:date="2026-05-20T15:46:00Z" w16du:dateUtc="2026-05-20T12:46:00Z">
        <w:r w:rsidDel="00C22A33">
          <w:delText>§</w:delText>
        </w:r>
      </w:del>
      <w:ins w:id="695" w:author="Accreditation" w:date="2026-05-20T15:46:00Z" w16du:dateUtc="2026-05-20T12:46:00Z">
        <w:r w:rsidR="00C22A33">
          <w:t xml:space="preserve">Section </w:t>
        </w:r>
      </w:ins>
      <w:r>
        <w:t xml:space="preserve">4.5 and </w:t>
      </w:r>
      <w:del w:id="696" w:author="Accreditation" w:date="2026-05-20T15:46:00Z" w16du:dateUtc="2026-05-20T12:46:00Z">
        <w:r w:rsidDel="00C22A33">
          <w:delText>§</w:delText>
        </w:r>
      </w:del>
      <w:ins w:id="697" w:author="Accreditation" w:date="2026-05-20T15:46:00Z" w16du:dateUtc="2026-05-20T12:46:00Z">
        <w:r w:rsidR="00C22A33">
          <w:t xml:space="preserve">Section </w:t>
        </w:r>
      </w:ins>
      <w:r>
        <w:t xml:space="preserve">5.6 (knowledge base), </w:t>
      </w:r>
      <w:del w:id="698" w:author="Accreditation" w:date="2026-05-20T15:46:00Z" w16du:dateUtc="2026-05-20T12:46:00Z">
        <w:r w:rsidDel="00C22A33">
          <w:delText>§</w:delText>
        </w:r>
      </w:del>
      <w:ins w:id="699" w:author="Accreditation" w:date="2026-05-20T15:46:00Z" w16du:dateUtc="2026-05-20T12:46:00Z">
        <w:r w:rsidR="00C22A33">
          <w:t xml:space="preserve">Section </w:t>
        </w:r>
      </w:ins>
      <w:r>
        <w:t xml:space="preserve">5.6 and </w:t>
      </w:r>
      <w:del w:id="700" w:author="Accreditation" w:date="2026-05-20T15:45:00Z" w16du:dateUtc="2026-05-20T12:45:00Z">
        <w:r w:rsidDel="00C22A33">
          <w:delText>§</w:delText>
        </w:r>
      </w:del>
      <w:ins w:id="701" w:author="Accreditation" w:date="2026-05-20T15:45:00Z" w16du:dateUtc="2026-05-20T12:45:00Z">
        <w:r w:rsidR="00C22A33">
          <w:t xml:space="preserve">Section </w:t>
        </w:r>
      </w:ins>
      <w:r>
        <w:t xml:space="preserve">5.7 (back-end and front-end), Chapter 6 (evaluation), and </w:t>
      </w:r>
      <w:del w:id="702" w:author="Accreditation" w:date="2026-05-20T15:46:00Z" w16du:dateUtc="2026-05-20T12:46:00Z">
        <w:r w:rsidDel="00C22A33">
          <w:delText>§</w:delText>
        </w:r>
      </w:del>
      <w:ins w:id="703" w:author="Accreditation" w:date="2026-05-20T15:46:00Z" w16du:dateUtc="2026-05-20T12:46:00Z">
        <w:r w:rsidR="00C22A33">
          <w:t xml:space="preserve">Section </w:t>
        </w:r>
      </w:ins>
      <w:r>
        <w:t xml:space="preserve">1.6 plus this chapter (limitations and future work). The four research questions of </w:t>
      </w:r>
      <w:del w:id="704" w:author="Accreditation" w:date="2026-05-20T15:46:00Z" w16du:dateUtc="2026-05-20T12:46:00Z">
        <w:r w:rsidDel="00C22A33">
          <w:delText>§</w:delText>
        </w:r>
      </w:del>
      <w:ins w:id="705" w:author="Accreditation" w:date="2026-05-20T15:46:00Z" w16du:dateUtc="2026-05-20T12:46:00Z">
        <w:r w:rsidR="00C22A33">
          <w:t xml:space="preserve">Section </w:t>
        </w:r>
      </w:ins>
      <w:r>
        <w:t>1.3 are answered in detail in the section that follows.</w:t>
      </w:r>
    </w:p>
    <w:p w14:paraId="3F4DFF5F" w14:textId="25A9DD66" w:rsidR="008D3C17" w:rsidRDefault="00000000" w:rsidP="005A008E">
      <w:pPr>
        <w:pStyle w:val="Heading2"/>
        <w:spacing w:line="360" w:lineRule="auto"/>
      </w:pPr>
      <w:bookmarkStart w:id="706" w:name="answers-to-the-research-questions"/>
      <w:bookmarkEnd w:id="690"/>
      <w:del w:id="707" w:author="Accreditation" w:date="2026-05-23T19:27:00Z" w16du:dateUtc="2026-05-23T16:27:00Z">
        <w:r w:rsidDel="00BF3590">
          <w:delText xml:space="preserve">7.2 </w:delText>
        </w:r>
      </w:del>
      <w:r>
        <w:t>Answers to the Research Questions</w:t>
      </w:r>
    </w:p>
    <w:p w14:paraId="2E4ABA07" w14:textId="77777777" w:rsidR="008D3C17" w:rsidRDefault="00000000" w:rsidP="005A008E">
      <w:pPr>
        <w:pStyle w:val="FirstParagraph"/>
        <w:spacing w:line="360" w:lineRule="auto"/>
      </w:pPr>
      <w:r>
        <w:t>The research questions stated in Section 1.3 are answered as follows.</w:t>
      </w:r>
    </w:p>
    <w:p w14:paraId="03CF6235" w14:textId="77777777" w:rsidR="008D3C17" w:rsidRDefault="00000000" w:rsidP="005A008E">
      <w:pPr>
        <w:pStyle w:val="BodyText"/>
        <w:spacing w:line="360" w:lineRule="auto"/>
      </w:pPr>
      <w:r>
        <w:rPr>
          <w:b/>
          <w:bCs/>
        </w:rPr>
        <w:t>RQ1: Which entity types in African violent-event news reports can be reliably grounded in source text, and what is an appropriate BIO schema for fine-tuning a BERT model on those entities?</w:t>
      </w:r>
    </w:p>
    <w:p w14:paraId="45F73F8E" w14:textId="77777777" w:rsidR="008D3C17" w:rsidRDefault="00000000" w:rsidP="005A008E">
      <w:pPr>
        <w:pStyle w:val="BodyText"/>
        <w:spacing w:line="360" w:lineRule="auto"/>
      </w:pPr>
      <w:r>
        <w:t>Eight entity types — ACTOR, VICTIM, ACTION, DATE, REGION, CITY, DISTRICT, and CASUALTIES — were identified through pilot evaluation as reliably grounded in source text and were encoded under the BIO scheme as seventeen output labels. EVENT_TYPE and COUNTRY, which had been part of an earlier candidate schema, were dropped because their grounding rates were below an acceptable threshold; they are recovered at inference time by deterministic post-processing against the knowledge base. The retained schema yields macro F1 0.887 and micro F1 0.909 on the held-out validation set (Section 6.4).</w:t>
      </w:r>
    </w:p>
    <w:p w14:paraId="394DFC2F" w14:textId="77777777" w:rsidR="008D3C17" w:rsidRDefault="00000000" w:rsidP="005A008E">
      <w:pPr>
        <w:pStyle w:val="BodyText"/>
        <w:spacing w:line="360" w:lineRule="auto"/>
      </w:pPr>
      <w:r>
        <w:rPr>
          <w:b/>
          <w:bCs/>
        </w:rPr>
        <w:t>RQ2: How effectively can a fine-tuned BERT model recognise the chosen entities, and what loss function and sampling strategy produce the most balanced per-entity performance under severe class imbalance?</w:t>
      </w:r>
    </w:p>
    <w:p w14:paraId="7FD0697E" w14:textId="77777777" w:rsidR="008D3C17" w:rsidRDefault="00000000" w:rsidP="005A008E">
      <w:pPr>
        <w:pStyle w:val="BodyText"/>
        <w:spacing w:line="360" w:lineRule="auto"/>
      </w:pPr>
      <w:r>
        <w:t xml:space="preserve">A fine-tuned </w:t>
      </w:r>
      <w:r>
        <w:rPr>
          <w:rStyle w:val="VerbatimChar"/>
        </w:rPr>
        <w:t>bert-base-cased</w:t>
      </w:r>
      <w:r>
        <w:t xml:space="preserve"> model achieves the per-entity F1 distribution reported in Table 6.7, with the lowest-performing entity (VICTIM) at F1 0.817 and the highest-performing entity (DATE) at F1 0.956. The ablation in Table 6.8 shows that the combination of focal loss (γ = 2.0) with inverse-frequency class weighting delivers the most balanced </w:t>
      </w:r>
      <w:r>
        <w:lastRenderedPageBreak/>
        <w:t>per-entity performance, improving VICTIM by approximately eleven F1 points over plain cross entropy and ACTION by approximately seven F1 points, without hurting any high-support entity. Stratified diversity sampling augmented with template-based examples produced a 50,000-example training corpus in which rare entities are sufficiently represented to fine-tune effectively.</w:t>
      </w:r>
    </w:p>
    <w:p w14:paraId="796BFF7B" w14:textId="77777777" w:rsidR="008D3C17" w:rsidRDefault="00000000" w:rsidP="005A008E">
      <w:pPr>
        <w:pStyle w:val="BodyText"/>
        <w:spacing w:line="360" w:lineRule="auto"/>
      </w:pPr>
      <w:r>
        <w:rPr>
          <w:b/>
          <w:bCs/>
        </w:rPr>
        <w:t>RQ3: To what extent does a curated knowledge base of African armed groups, conflict locations, and a hierarchical taxonomy improve the trustworthiness and downstream utility of extracted records?</w:t>
      </w:r>
    </w:p>
    <w:p w14:paraId="3F350380" w14:textId="77777777" w:rsidR="008D3C17" w:rsidRDefault="00000000" w:rsidP="005A008E">
      <w:pPr>
        <w:pStyle w:val="BodyText"/>
        <w:spacing w:line="360" w:lineRule="auto"/>
      </w:pPr>
      <w:r>
        <w:t>The knowledge base canonicalises 64.3 percent of high-confidence ACTOR spans to a curated identifier with attached country, region, and type metadata. It flags 2.4 percent of multi-entity events as geographically implausible for analyst review. These two figures together demonstrate that the KB layer adds operational metadata to most extractions while flagging a small but useful share for human verification, without aggressively filtering valid extractions out. The four-level taxonomy (Annex B) supports multi-level queries from broad categories to specific event types in the analytics interface.</w:t>
      </w:r>
    </w:p>
    <w:p w14:paraId="6FD41C0A" w14:textId="77777777" w:rsidR="008D3C17" w:rsidRDefault="00000000" w:rsidP="005A008E">
      <w:pPr>
        <w:pStyle w:val="BodyText"/>
        <w:spacing w:line="360" w:lineRule="auto"/>
      </w:pPr>
      <w:r>
        <w:rPr>
          <w:b/>
          <w:bCs/>
        </w:rPr>
        <w:t>RQ4: What system architecture allows the model, the knowledge base, and the analytics layer to be operated together by users without machine learning expertise?</w:t>
      </w:r>
    </w:p>
    <w:p w14:paraId="3744A3F8" w14:textId="77777777" w:rsidR="008D3C17" w:rsidRDefault="00000000" w:rsidP="005A008E">
      <w:pPr>
        <w:pStyle w:val="BodyText"/>
        <w:spacing w:line="360" w:lineRule="auto"/>
      </w:pPr>
      <w:r>
        <w:t>The four-layer architecture in Section 4.2 — model, service, data, presentation — exposes the model and knowledge base through documented HTTP APIs (Section 5.6) consumed by a React/TypeScript front-end (Section 5.7). User acceptance testing (Section 6.10) returned a mean rating of 4.4 out of 5 across six task dimensions from five participants representing analysts, researchers, and developers. The participants completed all six supplied tasks without ML-specific assistance.</w:t>
      </w:r>
    </w:p>
    <w:p w14:paraId="5F533024" w14:textId="2362A248" w:rsidR="008D3C17" w:rsidRDefault="00000000" w:rsidP="005A008E">
      <w:pPr>
        <w:pStyle w:val="Heading2"/>
        <w:spacing w:line="360" w:lineRule="auto"/>
      </w:pPr>
      <w:bookmarkStart w:id="708" w:name="contributions"/>
      <w:bookmarkEnd w:id="706"/>
      <w:del w:id="709" w:author="Accreditation" w:date="2026-05-23T19:28:00Z" w16du:dateUtc="2026-05-23T16:28:00Z">
        <w:r w:rsidDel="00BF3590">
          <w:delText xml:space="preserve">7.3 </w:delText>
        </w:r>
      </w:del>
      <w:r>
        <w:t>Contributions</w:t>
      </w:r>
    </w:p>
    <w:p w14:paraId="156AC71F" w14:textId="77777777" w:rsidR="008D3C17" w:rsidRDefault="00000000" w:rsidP="005A008E">
      <w:pPr>
        <w:pStyle w:val="FirstParagraph"/>
        <w:spacing w:line="360" w:lineRule="auto"/>
      </w:pPr>
      <w:r>
        <w:t>Pulling the threads together, the thesis leaves behind a handful of artefacts that I think can stand on their own outside the dissertation.</w:t>
      </w:r>
    </w:p>
    <w:p w14:paraId="3C65B545" w14:textId="77777777" w:rsidR="008D3C17" w:rsidRDefault="00000000" w:rsidP="005A008E">
      <w:pPr>
        <w:pStyle w:val="BodyText"/>
        <w:spacing w:line="360" w:lineRule="auto"/>
      </w:pPr>
      <w:r>
        <w:lastRenderedPageBreak/>
        <w:t>The first is the schema itself. The eight-entity BIO schema came out of pilot work on grounding rates, and the inclusion and exclusion criteria for each entity type are documented at the level of detail needed to annotate consistently — Annex A captures them. I think of this as a contribution because most published schemas in the violent events space gloss over the boundary between what should be tagged and what should not, and that boundary is where most disagreement between annotators ends up.</w:t>
      </w:r>
    </w:p>
    <w:p w14:paraId="24E7FD12" w14:textId="77777777" w:rsidR="008D3C17" w:rsidRDefault="00000000" w:rsidP="005A008E">
      <w:pPr>
        <w:pStyle w:val="BodyText"/>
        <w:spacing w:line="360" w:lineRule="auto"/>
      </w:pPr>
      <w:r>
        <w:t>Sitting under the schema is the four-level taxonomy of African violent events, with roughly ninety-five terminal categories, decision rules for the awkward cases, and worked examples. The full tree lives in Annex B. The taxonomy synthesises ACLED, UCDP, and the PMVE ontology, but it also adds the African-specific extensions (pastoralist / farmer clashes, communal cattle raiding) that none of those frameworks cover at this depth.</w:t>
      </w:r>
    </w:p>
    <w:p w14:paraId="72E46FAE" w14:textId="77777777" w:rsidR="008D3C17" w:rsidRDefault="00000000" w:rsidP="005A008E">
      <w:pPr>
        <w:pStyle w:val="BodyText"/>
        <w:spacing w:line="360" w:lineRule="auto"/>
      </w:pPr>
      <w:r>
        <w:t xml:space="preserve">On the data side, the fine-tuning corpus is the third artefact: 50,000 examples produced by stratified diversity sampling of ACLED records combined with template-based augmentation. The corpus was designed against two known failure modes — vocabulary repetition and class imbalance — and the per-entity counts in Chapter 6 show that both were materially reduced. The trained model is the fourth: a </w:t>
      </w:r>
      <w:r>
        <w:rPr>
          <w:rStyle w:val="VerbatimChar"/>
        </w:rPr>
        <w:t>bert-base-cased</w:t>
      </w:r>
      <w:r>
        <w:t xml:space="preserve"> checkpoint fine-tuned with focal loss and inverse-frequency class weighting, reaching macro F1 0.887 and micro F1 0.909 on the held-out validation split.</w:t>
      </w:r>
    </w:p>
    <w:p w14:paraId="409D65BD" w14:textId="77777777" w:rsidR="008D3C17" w:rsidRDefault="00000000" w:rsidP="005A008E">
      <w:pPr>
        <w:pStyle w:val="BodyText"/>
        <w:spacing w:line="360" w:lineRule="auto"/>
      </w:pPr>
      <w:r>
        <w:t>Sitting alongside the model is the knowledge base: around 150 African armed groups (canonical names, aliases, country and region of operation), 200 conflict-affected cities mapped to country and region, the 54 African countries, and a catalogued weapons list. It plays two roles in the pipeline — validating raw NER output and enriching the extracted records — and is queryable independently through its own API.</w:t>
      </w:r>
    </w:p>
    <w:p w14:paraId="7154E37E" w14:textId="77777777" w:rsidR="008D3C17" w:rsidRDefault="00000000" w:rsidP="005A008E">
      <w:pPr>
        <w:pStyle w:val="BodyText"/>
        <w:spacing w:line="360" w:lineRule="auto"/>
      </w:pPr>
      <w:r>
        <w:t>The ablation in Section 6.6 is, on its own, a smaller contribution but a useful one. It shows that focal loss combined with inverse-frequency class weighting improves VICTIM F1 by eleven points over plain cross entropy, and ACTION by seven, without hurting any other entity. The result is reproducible from the configurations recorded in the repository.</w:t>
      </w:r>
    </w:p>
    <w:p w14:paraId="60A83ED3" w14:textId="77777777" w:rsidR="008D3C17" w:rsidRDefault="00000000" w:rsidP="005A008E">
      <w:pPr>
        <w:pStyle w:val="BodyText"/>
        <w:spacing w:line="360" w:lineRule="auto"/>
      </w:pPr>
      <w:r>
        <w:lastRenderedPageBreak/>
        <w:t>Finally, the system itself. The FastAPI service and React / TypeScript front-end expose the model and knowledge base for training, inference, event management, analytics, and KB administration, and the whole thing is packaged with Docker Compose for reproducible local deployment. The methodology around it — how data was prepared, how training was driven, how inference is served — is documented in this thesis end-to-end, which is what makes the system reproducible rather than merely available.</w:t>
      </w:r>
    </w:p>
    <w:p w14:paraId="317F0DC7" w14:textId="36C2B0D9" w:rsidR="008D3C17" w:rsidRDefault="00000000" w:rsidP="005A008E">
      <w:pPr>
        <w:pStyle w:val="Heading2"/>
        <w:spacing w:line="360" w:lineRule="auto"/>
      </w:pPr>
      <w:bookmarkStart w:id="710" w:name="recommendations"/>
      <w:bookmarkEnd w:id="708"/>
      <w:del w:id="711" w:author="Accreditation" w:date="2026-05-23T19:28:00Z" w16du:dateUtc="2026-05-23T16:28:00Z">
        <w:r w:rsidDel="00BF3590">
          <w:delText xml:space="preserve">7.4 </w:delText>
        </w:r>
      </w:del>
      <w:r>
        <w:t>Recommendations</w:t>
      </w:r>
    </w:p>
    <w:p w14:paraId="72405F0F" w14:textId="20C665A6" w:rsidR="008D3C17" w:rsidRDefault="00000000" w:rsidP="005A008E">
      <w:pPr>
        <w:pStyle w:val="FirstParagraph"/>
        <w:spacing w:line="360" w:lineRule="auto"/>
      </w:pPr>
      <w:r>
        <w:t xml:space="preserve">These are addressed to organisations weighing adoption of VioNER </w:t>
      </w:r>
      <w:del w:id="712" w:author="Accreditation" w:date="2026-05-20T15:45:00Z" w16du:dateUtc="2026-05-20T12:45:00Z">
        <w:r w:rsidDel="00C22A33">
          <w:delText xml:space="preserve">— </w:delText>
        </w:r>
      </w:del>
      <w:ins w:id="713" w:author="Accreditation" w:date="2026-05-20T15:45:00Z" w16du:dateUtc="2026-05-20T12:45:00Z">
        <w:r w:rsidR="00C22A33">
          <w:t xml:space="preserve">-  </w:t>
        </w:r>
      </w:ins>
      <w:r>
        <w:t xml:space="preserve">or any comparable extraction system </w:t>
      </w:r>
      <w:del w:id="714" w:author="Accreditation" w:date="2026-05-20T15:45:00Z" w16du:dateUtc="2026-05-20T12:45:00Z">
        <w:r w:rsidDel="00C22A33">
          <w:delText xml:space="preserve">— </w:delText>
        </w:r>
      </w:del>
      <w:ins w:id="715" w:author="Accreditation" w:date="2026-05-20T15:45:00Z" w16du:dateUtc="2026-05-20T12:45:00Z">
        <w:r w:rsidR="00C22A33">
          <w:t xml:space="preserve">-  </w:t>
        </w:r>
      </w:ins>
      <w:r>
        <w:t>in operational early warning, humanitarian response, or research. They are written less as marketing claims than as the cautions I would offer in a conversation with someone about to deploy this work in their own context.</w:t>
      </w:r>
    </w:p>
    <w:p w14:paraId="2A8BC580" w14:textId="77777777" w:rsidR="008D3C17" w:rsidRDefault="00000000" w:rsidP="005A008E">
      <w:pPr>
        <w:pStyle w:val="BodyText"/>
        <w:spacing w:line="360" w:lineRule="auto"/>
      </w:pPr>
      <w:r>
        <w:t>The first thing I would say is the obvious one — treat the extraction output as a triage layer rather than a final product. The model is good enough to triage incoming news into something an analyst can work with much faster than they could from raw articles, but it is not good enough to replace the analyst’s judgement when a decision with real consequences is about to be made on top of an extraction. The confidence scores and the KB-flagged inconsistencies exist to make this triage decision visible, and they should be surfaced in whatever analyst workflow the system feeds into. Pretending the output is finished is the failure mode I would worry about most.</w:t>
      </w:r>
    </w:p>
    <w:p w14:paraId="4F248D80" w14:textId="77777777" w:rsidR="008D3C17" w:rsidRDefault="00000000" w:rsidP="005A008E">
      <w:pPr>
        <w:pStyle w:val="BodyText"/>
        <w:spacing w:line="360" w:lineRule="auto"/>
      </w:pPr>
      <w:r>
        <w:t>Second: keep the knowledge base alive. Armed groups in Africa change names, splinter, recombine, and occasionally reconcile. Country and region affiliations shift too. The value the KB adds to extracted records is directly proportional to how current it is, and a stale KB does worse than no KB at all because it actively misleads the validator. One or two part-time domain experts, given access to the KB admin interface and a reasonable schedule of updates, can keep this in working order without anything heroic.</w:t>
      </w:r>
    </w:p>
    <w:p w14:paraId="485544B6" w14:textId="77777777" w:rsidR="008D3C17" w:rsidRDefault="00000000" w:rsidP="005A008E">
      <w:pPr>
        <w:pStyle w:val="BodyText"/>
        <w:spacing w:line="360" w:lineRule="auto"/>
      </w:pPr>
      <w:r>
        <w:t xml:space="preserve">Third — and this one is more cultural than technical — co-design the taxonomy with the people who actually use it. The four-level tree in this thesis is principled and well-defined, </w:t>
      </w:r>
      <w:r>
        <w:lastRenderedPageBreak/>
        <w:t>but operational use is the only place gaps and duplications actually surface. I would build in a review cycle with end users every six to twelve months, treat the taxonomy as a versioned document, and resist the urge to expand it faster than you can re-annotate the training data.</w:t>
      </w:r>
    </w:p>
    <w:p w14:paraId="0A39D276" w14:textId="77777777" w:rsidR="008D3C17" w:rsidRDefault="00000000" w:rsidP="005A008E">
      <w:pPr>
        <w:pStyle w:val="BodyText"/>
        <w:spacing w:line="360" w:lineRule="auto"/>
      </w:pPr>
      <w:r>
        <w:t>A briefer point: for the near term, prefer batch processing over real time. The latencies in Section 6.8 are well inside what batch ingestion needs and well outside what a streaming product would demand, and the engineering cost of getting from the former to the latter is not, today, justified by the operational benefit. This may change as the model gets larger or the consumer base shifts.</w:t>
      </w:r>
    </w:p>
    <w:p w14:paraId="674BB243" w14:textId="77777777" w:rsidR="008D3C17" w:rsidRDefault="00000000" w:rsidP="005A008E">
      <w:pPr>
        <w:pStyle w:val="BodyText"/>
        <w:spacing w:line="360" w:lineRule="auto"/>
      </w:pPr>
      <w:r>
        <w:t>The last recommendation is the one I would prioritise above any of the others if I were starting over: plan for multilingual extension from the outset. A large share of African conflict reporting is in French, Arabic, Portuguese, and various African languages, and a monolingual extractor — even a good one — leaves that signal on the floor. Section 7.5 expands on the technical path; from an operational standpoint this is the single most important capability gap.</w:t>
      </w:r>
    </w:p>
    <w:p w14:paraId="5E02936C" w14:textId="1BDAED38" w:rsidR="008D3C17" w:rsidRDefault="00000000" w:rsidP="005A008E">
      <w:pPr>
        <w:pStyle w:val="Heading2"/>
        <w:spacing w:line="360" w:lineRule="auto"/>
      </w:pPr>
      <w:bookmarkStart w:id="716" w:name="future-work"/>
      <w:bookmarkEnd w:id="710"/>
      <w:del w:id="717" w:author="Accreditation" w:date="2026-05-23T19:28:00Z" w16du:dateUtc="2026-05-23T16:28:00Z">
        <w:r w:rsidDel="00BF3590">
          <w:delText xml:space="preserve">7.5 </w:delText>
        </w:r>
      </w:del>
      <w:r>
        <w:t>Future Work</w:t>
      </w:r>
    </w:p>
    <w:p w14:paraId="23DE8355" w14:textId="77777777" w:rsidR="008D3C17" w:rsidRDefault="00000000" w:rsidP="005A008E">
      <w:pPr>
        <w:pStyle w:val="FirstParagraph"/>
        <w:spacing w:line="360" w:lineRule="auto"/>
      </w:pPr>
      <w:r>
        <w:t>There are more next steps than I can do in any reasonable time frame, so I have ordered them by what I think buys the most for the next six to twelve months of work. The high-priority items are the ones that close the most operationally significant gaps; the medium-priority items improve quality and usability without changing what the system fundamentally does; the lower-priority items are interesting research directions that do not need to be solved for the system to be useful.</w:t>
      </w:r>
    </w:p>
    <w:p w14:paraId="2A611957" w14:textId="77777777" w:rsidR="008D3C17" w:rsidRDefault="00000000" w:rsidP="005A008E">
      <w:pPr>
        <w:pStyle w:val="Heading3"/>
        <w:spacing w:line="360" w:lineRule="auto"/>
      </w:pPr>
      <w:bookmarkStart w:id="718" w:name="high-priority"/>
      <w:r>
        <w:t>High priority</w:t>
      </w:r>
    </w:p>
    <w:p w14:paraId="6A15E0B1" w14:textId="77777777" w:rsidR="008D3C17" w:rsidRDefault="00000000" w:rsidP="005A008E">
      <w:pPr>
        <w:pStyle w:val="FirstParagraph"/>
        <w:spacing w:line="360" w:lineRule="auto"/>
      </w:pPr>
      <w:r>
        <w:t xml:space="preserve">The thing I would do first is multilingual extension. A multilingual backbone like XLM-RoBERTa or AfroLM, fine-tuned on parallel corpora drawn from African news outlets and ACLED’s multilingual coverage, would push the system into French, Arabic, and </w:t>
      </w:r>
      <w:r>
        <w:lastRenderedPageBreak/>
        <w:t>Portuguese and would materially widen its operational reach. The architecture does not need to change to support this; the training data and the encoder choice do.</w:t>
      </w:r>
    </w:p>
    <w:p w14:paraId="6459C815" w14:textId="77777777" w:rsidR="008D3C17" w:rsidRDefault="00000000" w:rsidP="005A008E">
      <w:pPr>
        <w:pStyle w:val="BodyText"/>
        <w:spacing w:line="360" w:lineRule="auto"/>
      </w:pPr>
      <w:r>
        <w:t>Closely behind that is replacing the rule-based taxonomy classifier in Section 4.4 with a learned hierarchical event classifier trained on event-labelled descriptions. A two-stage approach — Level 1 first, then Level 2/3/4 conditional on Level 1 — is the natural starting point. The rule-based version was the right thing to ship for this thesis, but it does not scale gracefully when the taxonomy grows.</w:t>
      </w:r>
    </w:p>
    <w:p w14:paraId="635DA90A" w14:textId="77777777" w:rsidR="008D3C17" w:rsidRDefault="00000000" w:rsidP="005A008E">
      <w:pPr>
        <w:pStyle w:val="BodyText"/>
        <w:spacing w:line="360" w:lineRule="auto"/>
      </w:pPr>
      <w:r>
        <w:t>A third direction, less of an extraction problem and more of a product one, is natural-language question answering against the event store. Templated SQL generation from semantic parses is the cheaper route; fine-tuning a small Seq2Seq model on paired question-query examples is the more flexible one. The structured store, with its rich per-event schema, makes either approach tractable.</w:t>
      </w:r>
    </w:p>
    <w:p w14:paraId="1B2AD58D" w14:textId="77777777" w:rsidR="008D3C17" w:rsidRDefault="00000000" w:rsidP="005A008E">
      <w:pPr>
        <w:pStyle w:val="BodyText"/>
        <w:spacing w:line="360" w:lineRule="auto"/>
      </w:pPr>
      <w:r>
        <w:t>Last among the high-priority items: refining boundary modelling. A span-level CRF or a biaffine span classifier on top of the BERT representations would address the boundary-error category in Section 6.11, which is the single largest contributor to the F1 gap on DISTRICT and VICTIM.</w:t>
      </w:r>
    </w:p>
    <w:p w14:paraId="554F51CC" w14:textId="77777777" w:rsidR="008D3C17" w:rsidRDefault="00000000" w:rsidP="005A008E">
      <w:pPr>
        <w:pStyle w:val="Heading3"/>
        <w:spacing w:line="360" w:lineRule="auto"/>
      </w:pPr>
      <w:bookmarkStart w:id="719" w:name="medium-priority"/>
      <w:bookmarkEnd w:id="718"/>
      <w:r>
        <w:t>Medium priority</w:t>
      </w:r>
    </w:p>
    <w:p w14:paraId="5F01D533" w14:textId="77777777" w:rsidR="008D3C17" w:rsidRDefault="00000000" w:rsidP="005A008E">
      <w:pPr>
        <w:pStyle w:val="FirstParagraph"/>
        <w:spacing w:line="360" w:lineRule="auto"/>
      </w:pPr>
      <w:r>
        <w:t>There are four directions I would group as medium priority. The first is an active-learning loop with human-in-the-loop annotation: an interface that selects low-confidence extractions or KB-flagged inconsistencies for human review and feeds the corrected data back into a periodic retraining pass. The second is coreference resolution across sentences — many news articles describe the same incident across two or three sentences, and resolving coreferent actors, victims, and locations would improve recall and reduce duplicates in the event store.</w:t>
      </w:r>
    </w:p>
    <w:p w14:paraId="645CFA6A" w14:textId="77777777" w:rsidR="008D3C17" w:rsidRDefault="00000000" w:rsidP="005A008E">
      <w:pPr>
        <w:pStyle w:val="BodyText"/>
        <w:spacing w:line="360" w:lineRule="auto"/>
      </w:pPr>
      <w:r>
        <w:t xml:space="preserve">A third is expanding the KB schema and provenance. The current KB covers groups, locations, and weapons; extending it to include weapon-to-group affiliations, group-to-group rivalries, and per-entry provenance and confidence would support richer </w:t>
      </w:r>
      <w:r>
        <w:lastRenderedPageBreak/>
        <w:t>downstream analyses and would give the validator more to work with. The fourth is the PDF-brief generator that the user-acceptance testers asked for — weekly or on-demand summaries pulled from the event store — which is the most user-visible of the medium-priority items.</w:t>
      </w:r>
    </w:p>
    <w:p w14:paraId="5DFF9C22" w14:textId="77777777" w:rsidR="008D3C17" w:rsidRDefault="00000000" w:rsidP="005A008E">
      <w:pPr>
        <w:pStyle w:val="Heading3"/>
        <w:spacing w:line="360" w:lineRule="auto"/>
      </w:pPr>
      <w:bookmarkStart w:id="720" w:name="lower-priority"/>
      <w:bookmarkEnd w:id="719"/>
      <w:r>
        <w:t>Lower priority</w:t>
      </w:r>
    </w:p>
    <w:p w14:paraId="3215A636" w14:textId="77777777" w:rsidR="008D3C17" w:rsidRDefault="00000000" w:rsidP="005A008E">
      <w:pPr>
        <w:pStyle w:val="FirstParagraph"/>
        <w:spacing w:line="360" w:lineRule="auto"/>
      </w:pPr>
      <w:r>
        <w:t>The lower-priority items are interesting in different ways but none of them are blocking. Kafka- or Kinesis-based stream processing would help if a future consumer needed real-time ingestion at high throughput, though the latency budgets in Section 6.8 already cover most realistic batch loads. Multimodal extraction — pulling event information from images and videos accompanying news reports — is technically interesting but operationally orthogonal; the analysts I spoke with would happily defer it. Predictive analytics on the accumulated event store (forecasting short-term spikes in violence, conditioned on the structured history) is the most research-flavoured item on the list. And production hardening — high availability, multi-region replication, role-based access control, audit logging — is enterprise plumbing rather than research, but would be the gating work before any sustained operational deployment.</w:t>
      </w:r>
    </w:p>
    <w:p w14:paraId="039621A4" w14:textId="77777777" w:rsidR="008D3C17" w:rsidRDefault="00000000" w:rsidP="005A008E">
      <w:pPr>
        <w:pStyle w:val="BodyText"/>
        <w:spacing w:line="360" w:lineRule="auto"/>
      </w:pPr>
      <w:r>
        <w:t>Reading the list back, what jumps out to me is how much of it is incremental engineering rather than fundamental research. That is the right shape, I think. The hard methodological choices — the schema, the loss function, the post-NER architecture — were made in this thesis, and what remains is mostly the kind of work that gets done once you have a working baseline to push on.</w:t>
      </w:r>
    </w:p>
    <w:p w14:paraId="5C821779" w14:textId="77777777" w:rsidR="00C22A33" w:rsidRDefault="00C22A33">
      <w:pPr>
        <w:rPr>
          <w:ins w:id="721" w:author="Accreditation" w:date="2026-05-20T15:45:00Z" w16du:dateUtc="2026-05-20T12:45:00Z"/>
          <w:rFonts w:asciiTheme="majorHAnsi" w:eastAsiaTheme="majorEastAsia" w:hAnsiTheme="majorHAnsi" w:cstheme="majorBidi"/>
          <w:color w:val="0F4761" w:themeColor="accent1" w:themeShade="BF"/>
          <w:sz w:val="40"/>
          <w:szCs w:val="40"/>
        </w:rPr>
      </w:pPr>
      <w:bookmarkStart w:id="722" w:name="references"/>
      <w:bookmarkEnd w:id="684"/>
      <w:bookmarkEnd w:id="716"/>
      <w:bookmarkEnd w:id="720"/>
      <w:ins w:id="723" w:author="Accreditation" w:date="2026-05-20T15:45:00Z" w16du:dateUtc="2026-05-20T12:45:00Z">
        <w:r>
          <w:br w:type="page"/>
        </w:r>
      </w:ins>
    </w:p>
    <w:p w14:paraId="319530A6" w14:textId="30DAFF54" w:rsidR="008D3C17" w:rsidRDefault="00000000">
      <w:pPr>
        <w:pStyle w:val="Heading1"/>
        <w:numPr>
          <w:ilvl w:val="0"/>
          <w:numId w:val="0"/>
        </w:numPr>
        <w:spacing w:line="360" w:lineRule="auto"/>
        <w:pPrChange w:id="724" w:author="Accreditation" w:date="2026-05-20T16:07:00Z" w16du:dateUtc="2026-05-20T13:07:00Z">
          <w:pPr>
            <w:pStyle w:val="Heading1"/>
            <w:spacing w:line="360" w:lineRule="auto"/>
          </w:pPr>
        </w:pPrChange>
      </w:pPr>
      <w:r>
        <w:lastRenderedPageBreak/>
        <w:t>References</w:t>
      </w:r>
    </w:p>
    <w:p w14:paraId="43782041" w14:textId="77777777" w:rsidR="008D3C17" w:rsidRDefault="00000000" w:rsidP="005A008E">
      <w:pPr>
        <w:pStyle w:val="FirstParagraph"/>
        <w:spacing w:line="360" w:lineRule="auto"/>
      </w:pPr>
      <w:r>
        <w:t xml:space="preserve">[1] H. Tanev, M. Atkinson and J. Piskorski, “Real-time news event extraction for global crisis monitoring,” in </w:t>
      </w:r>
      <w:r>
        <w:rPr>
          <w:i/>
          <w:iCs/>
        </w:rPr>
        <w:t>13th International Conference on Natural Language and Information Systems</w:t>
      </w:r>
      <w:r>
        <w:t>, LNCS, vol. 5039, 2008, pp. 207–218.</w:t>
      </w:r>
    </w:p>
    <w:p w14:paraId="727A302E" w14:textId="77777777" w:rsidR="008D3C17" w:rsidRDefault="00000000" w:rsidP="005A008E">
      <w:pPr>
        <w:pStyle w:val="BodyText"/>
        <w:spacing w:line="360" w:lineRule="auto"/>
      </w:pPr>
      <w:r>
        <w:t xml:space="preserve">[2] C. D. Manning and H. Schutze, </w:t>
      </w:r>
      <w:r>
        <w:rPr>
          <w:i/>
          <w:iCs/>
        </w:rPr>
        <w:t>Foundations of Statistical Natural Language Processing</w:t>
      </w:r>
      <w:r>
        <w:t>, 1st ed. Cambridge, MA: MIT Press, 1999.</w:t>
      </w:r>
    </w:p>
    <w:p w14:paraId="54975B5B" w14:textId="77777777" w:rsidR="008D3C17" w:rsidRDefault="00000000" w:rsidP="005A008E">
      <w:pPr>
        <w:pStyle w:val="BodyText"/>
        <w:spacing w:line="360" w:lineRule="auto"/>
      </w:pPr>
      <w:r>
        <w:t xml:space="preserve">[3] D. Ahn, “The stages of event extraction,” in </w:t>
      </w:r>
      <w:r>
        <w:rPr>
          <w:i/>
          <w:iCs/>
        </w:rPr>
        <w:t>Proceedings of the Workshop on Annotating and Reasoning about Time and Events</w:t>
      </w:r>
      <w:r>
        <w:t>, Sydney, Australia, 2006, pp. 1–8.</w:t>
      </w:r>
    </w:p>
    <w:p w14:paraId="4D989BA2" w14:textId="77777777" w:rsidR="008D3C17" w:rsidRDefault="00000000" w:rsidP="005A008E">
      <w:pPr>
        <w:pStyle w:val="BodyText"/>
        <w:spacing w:line="360" w:lineRule="auto"/>
      </w:pPr>
      <w:r>
        <w:t xml:space="preserve">[4] F. Hogenboom, F. Frasincar, U. Kaymak, F. de Jong and E. Caron, “A survey of event extraction methods from text for decision support systems,” </w:t>
      </w:r>
      <w:r>
        <w:rPr>
          <w:i/>
          <w:iCs/>
        </w:rPr>
        <w:t>Decision Support Systems</w:t>
      </w:r>
      <w:r>
        <w:t>, vol. 85, pp. 12–22, 2016.</w:t>
      </w:r>
    </w:p>
    <w:p w14:paraId="72976D11" w14:textId="77777777" w:rsidR="008D3C17" w:rsidRDefault="00000000" w:rsidP="005A008E">
      <w:pPr>
        <w:pStyle w:val="BodyText"/>
        <w:spacing w:line="360" w:lineRule="auto"/>
      </w:pPr>
      <w:r>
        <w:t xml:space="preserve">[5] A. Vaswani, N. Shazeer, N. Parmar, J. Uszkoreit, L. Jones, A. N. Gomez, L. Kaiser and I. Polosukhin, “Attention is all you need,” in </w:t>
      </w:r>
      <w:r>
        <w:rPr>
          <w:i/>
          <w:iCs/>
        </w:rPr>
        <w:t>Advances in Neural Information Processing Systems</w:t>
      </w:r>
      <w:r>
        <w:t>, vol. 30, 2017.</w:t>
      </w:r>
    </w:p>
    <w:p w14:paraId="36400F80" w14:textId="77777777" w:rsidR="008D3C17" w:rsidRDefault="00000000" w:rsidP="005A008E">
      <w:pPr>
        <w:pStyle w:val="BodyText"/>
        <w:spacing w:line="360" w:lineRule="auto"/>
      </w:pPr>
      <w:r>
        <w:t xml:space="preserve">[6] J. Devlin, M.-W. Chang, K. Lee and K. Toutanova, “BERT: Pre-training of deep bidirectional transformers for language understanding,” in </w:t>
      </w:r>
      <w:r>
        <w:rPr>
          <w:i/>
          <w:iCs/>
        </w:rPr>
        <w:t>Proceedings of NAACL-HLT</w:t>
      </w:r>
      <w:r>
        <w:t>, Minneapolis, MN, 2019, pp. 4171–4186.</w:t>
      </w:r>
    </w:p>
    <w:p w14:paraId="529F71BF" w14:textId="77777777" w:rsidR="008D3C17" w:rsidRDefault="00000000" w:rsidP="005A008E">
      <w:pPr>
        <w:pStyle w:val="BodyText"/>
        <w:spacing w:line="360" w:lineRule="auto"/>
      </w:pPr>
      <w:r>
        <w:t xml:space="preserve">[7] T. Wolf, L. Debut, V. Sanh, J. Chaumond, C. Delangue, A. Moi, P. Cistac, T. Rault, R. Louf, M. Funtowicz, J. Davison, S. Shleifer, P. von Platen, C. Ma, Y. Jernite, J. Plu, C. Xu, T. Le Scao, S. Gugger, M. Drame, Q. Lhoest and A. M. Rush, “Transformers: State-of-the-art natural language processing,” in </w:t>
      </w:r>
      <w:r>
        <w:rPr>
          <w:i/>
          <w:iCs/>
        </w:rPr>
        <w:t>Proceedings of EMNLP: System Demonstrations</w:t>
      </w:r>
      <w:r>
        <w:t>, 2020, pp. 38–45.</w:t>
      </w:r>
    </w:p>
    <w:p w14:paraId="49DB9AD5" w14:textId="77777777" w:rsidR="008D3C17" w:rsidRDefault="00000000" w:rsidP="005A008E">
      <w:pPr>
        <w:pStyle w:val="BodyText"/>
        <w:spacing w:line="360" w:lineRule="auto"/>
      </w:pPr>
      <w:r>
        <w:t xml:space="preserve">[8] C. Raleigh, A. Linke, H. Hegre and J. Karlsen, “Introducing ACLED: An armed conflict location and event dataset,” </w:t>
      </w:r>
      <w:r>
        <w:rPr>
          <w:i/>
          <w:iCs/>
        </w:rPr>
        <w:t>Journal of Peace Research</w:t>
      </w:r>
      <w:r>
        <w:t>, vol. 47, no. 5, pp. 651–660, 2010.</w:t>
      </w:r>
    </w:p>
    <w:p w14:paraId="08CFAD2E" w14:textId="77777777" w:rsidR="008D3C17" w:rsidRDefault="00000000" w:rsidP="005A008E">
      <w:pPr>
        <w:pStyle w:val="BodyText"/>
        <w:spacing w:line="360" w:lineRule="auto"/>
      </w:pPr>
      <w:r>
        <w:lastRenderedPageBreak/>
        <w:t xml:space="preserve">[9] R. Sundberg and E. Melander, “Introducing the UCDP georeferenced event dataset,” </w:t>
      </w:r>
      <w:r>
        <w:rPr>
          <w:i/>
          <w:iCs/>
        </w:rPr>
        <w:t>Journal of Peace Research</w:t>
      </w:r>
      <w:r>
        <w:t>, vol. 50, no. 4, pp. 523–532, 2013.</w:t>
      </w:r>
    </w:p>
    <w:p w14:paraId="22338259" w14:textId="77777777" w:rsidR="008D3C17" w:rsidRDefault="00000000" w:rsidP="005A008E">
      <w:pPr>
        <w:pStyle w:val="BodyText"/>
        <w:spacing w:line="360" w:lineRule="auto"/>
      </w:pPr>
      <w:r>
        <w:t xml:space="preserve">[10] K. Leetaru and P. A. Schrodt, “GDELT: Global data on events, location, and tone, 1979–2012,” in </w:t>
      </w:r>
      <w:r>
        <w:rPr>
          <w:i/>
          <w:iCs/>
        </w:rPr>
        <w:t>ISA Annual Convention</w:t>
      </w:r>
      <w:r>
        <w:t>, vol. 2, no. 4, 2013, pp. 1–49.</w:t>
      </w:r>
    </w:p>
    <w:p w14:paraId="2D1C527F" w14:textId="77777777" w:rsidR="008D3C17" w:rsidRDefault="00000000" w:rsidP="005A008E">
      <w:pPr>
        <w:pStyle w:val="BodyText"/>
        <w:spacing w:line="360" w:lineRule="auto"/>
      </w:pPr>
      <w:r>
        <w:t xml:space="preserve">[11] D. I. Adelani, J. Abbott, G. Neubig, D. D’Souza, J. Kreutzer, C. Lignos, C. Palen-Michel, H. Buzaaba, S. Rijhwani, S. Ruder, S. Mayhew, I. A. Azime, S. H. Muhammad, C. C. Emezue, J. Nakatumba-Nabende, P. Ogayo, A. Anuoluwapo, C. Gitau, D. Mbaye, J. Alabi, S. M. Yimam, T. R. Gwadabe, I. Ezeani, R. A. Niyongabo, J. Mukiibi, V. Otiende, I. Orife, D. David, S. Ngom, T. Adewumi, P. Rayson, M. Adeyemi, G. Muriuki, E. Anebi, C. Chukwuneke, N. Odu, E. P. Wairagala, S. Oyerinde, C. Siro, T. S. Bateesa, T. Oloyede, Y. Wambui, V. Akinode, D. Nabagereka, M. Katusiime, A. Awokoya, M. MBOUP, D. Gebreyohannes, H. Tilaye, K. Nwaike, D. Wolde, A. Faye, B. Sibanda, O. Ahia, B. F. P. Dossou, K. Ogueji, T. I. DIOP, A. Diallo, A. Akinfaderin, T. Marengereke, and S. Osei, “MasakhaNER: Named entity recognition for African languages,” </w:t>
      </w:r>
      <w:r>
        <w:rPr>
          <w:i/>
          <w:iCs/>
        </w:rPr>
        <w:t>Transactions of the Association for Computational Linguistics</w:t>
      </w:r>
      <w:r>
        <w:t>, vol. 9, pp. 1116–1131, 2021.</w:t>
      </w:r>
    </w:p>
    <w:p w14:paraId="32959486" w14:textId="77777777" w:rsidR="008D3C17" w:rsidRDefault="00000000" w:rsidP="005A008E">
      <w:pPr>
        <w:pStyle w:val="BodyText"/>
        <w:spacing w:line="360" w:lineRule="auto"/>
      </w:pPr>
      <w:r>
        <w:t xml:space="preserve">[12] T.-Y. Lin, P. Goyal, R. Girshick, K. He and P. Dollar, “Focal loss for dense object detection,” in </w:t>
      </w:r>
      <w:r>
        <w:rPr>
          <w:i/>
          <w:iCs/>
        </w:rPr>
        <w:t>Proceedings of the IEEE International Conference on Computer Vision</w:t>
      </w:r>
      <w:r>
        <w:t>, 2017, pp. 2980–2988.</w:t>
      </w:r>
    </w:p>
    <w:p w14:paraId="2F6FAFF9" w14:textId="77777777" w:rsidR="008D3C17" w:rsidRDefault="00000000" w:rsidP="005A008E">
      <w:pPr>
        <w:pStyle w:val="BodyText"/>
        <w:spacing w:line="360" w:lineRule="auto"/>
      </w:pPr>
      <w:r>
        <w:t xml:space="preserve">[13] P. Offermann, O. Levina, M. Schönherr and U. Bub, “Outline of a design science research process,” in </w:t>
      </w:r>
      <w:r>
        <w:rPr>
          <w:i/>
          <w:iCs/>
        </w:rPr>
        <w:t>Proceedings of the 4th International Conference on Design Science Research in Information Systems and Technology</w:t>
      </w:r>
      <w:r>
        <w:t>, ACM, 2009, pp. 7–18.</w:t>
      </w:r>
    </w:p>
    <w:p w14:paraId="6ABEAE62" w14:textId="77777777" w:rsidR="008D3C17" w:rsidRDefault="00000000" w:rsidP="005A008E">
      <w:pPr>
        <w:pStyle w:val="BodyText"/>
        <w:spacing w:line="360" w:lineRule="auto"/>
      </w:pPr>
      <w:r>
        <w:t xml:space="preserve">[14] G. R. Doddington, A. Mitchell, M. A. Przybocki, L. A. Ramshaw, S. M. Strassel and R. M. Weischedel, “The Automatic Content Extraction (ACE) program: Tasks, data, and evaluation,” in </w:t>
      </w:r>
      <w:r>
        <w:rPr>
          <w:i/>
          <w:iCs/>
        </w:rPr>
        <w:t>Proceedings of the 4th International Conference on Language Resources and Evaluation</w:t>
      </w:r>
      <w:r>
        <w:t>, Lisbon, Portugal, 2004, pp. 837–840.</w:t>
      </w:r>
    </w:p>
    <w:p w14:paraId="3034D805" w14:textId="77777777" w:rsidR="008D3C17" w:rsidRDefault="00000000" w:rsidP="005A008E">
      <w:pPr>
        <w:pStyle w:val="BodyText"/>
        <w:spacing w:line="360" w:lineRule="auto"/>
      </w:pPr>
      <w:r>
        <w:t xml:space="preserve">[15] M. Liu, B. Liu, L. Liu, M. Wang and X. Zhou, “Event extraction as machine reading comprehension,” in </w:t>
      </w:r>
      <w:r>
        <w:rPr>
          <w:i/>
          <w:iCs/>
        </w:rPr>
        <w:t>Proceedings of EMNLP</w:t>
      </w:r>
      <w:r>
        <w:t>, 2020, pp. 1641–1651.</w:t>
      </w:r>
    </w:p>
    <w:p w14:paraId="764FF94D" w14:textId="77777777" w:rsidR="008D3C17" w:rsidRDefault="00000000" w:rsidP="005A008E">
      <w:pPr>
        <w:pStyle w:val="BodyText"/>
        <w:spacing w:line="360" w:lineRule="auto"/>
      </w:pPr>
      <w:r>
        <w:lastRenderedPageBreak/>
        <w:t xml:space="preserve">[16] F. Hogenboom, F. Frasincar, U. Kaymak and F. de Jong, “An overview of event extraction from text,” in </w:t>
      </w:r>
      <w:r>
        <w:rPr>
          <w:i/>
          <w:iCs/>
        </w:rPr>
        <w:t>Workshop on Detection, Representation, and Exploitation of Events in the Semantic Web</w:t>
      </w:r>
      <w:r>
        <w:t>, vol. 779, 2011, pp. 48–57.</w:t>
      </w:r>
    </w:p>
    <w:p w14:paraId="751BF5BB" w14:textId="77777777" w:rsidR="008D3C17" w:rsidRDefault="00000000" w:rsidP="005A008E">
      <w:pPr>
        <w:pStyle w:val="BodyText"/>
        <w:spacing w:line="360" w:lineRule="auto"/>
      </w:pPr>
      <w:r>
        <w:t xml:space="preserve">[17] J. Lafferty, A. McCallum and F. C. N. Pereira, “Conditional random fields: Probabilistic models for segmenting and labeling sequence data,” in </w:t>
      </w:r>
      <w:r>
        <w:rPr>
          <w:i/>
          <w:iCs/>
        </w:rPr>
        <w:t>Proceedings of the 18th International Conference on Machine Learning</w:t>
      </w:r>
      <w:r>
        <w:t>, 2001, pp. 282–289.</w:t>
      </w:r>
    </w:p>
    <w:p w14:paraId="4CAF0364" w14:textId="77777777" w:rsidR="008D3C17" w:rsidRDefault="00000000" w:rsidP="005A008E">
      <w:pPr>
        <w:pStyle w:val="BodyText"/>
        <w:spacing w:line="360" w:lineRule="auto"/>
      </w:pPr>
      <w:r>
        <w:t xml:space="preserve">[18] X. Ma and E. Hovy, “End-to-end sequence labeling via bi-directional LSTM-CNNs-CRF,” in </w:t>
      </w:r>
      <w:r>
        <w:rPr>
          <w:i/>
          <w:iCs/>
        </w:rPr>
        <w:t>Proceedings of the 54th Annual Meeting of the Association for Computational Linguistics</w:t>
      </w:r>
      <w:r>
        <w:t>, Berlin, Germany, 2016, pp. 1064–1074.</w:t>
      </w:r>
    </w:p>
    <w:p w14:paraId="7121E1ED" w14:textId="77777777" w:rsidR="008D3C17" w:rsidRDefault="00000000" w:rsidP="005A008E">
      <w:pPr>
        <w:pStyle w:val="BodyText"/>
        <w:spacing w:line="360" w:lineRule="auto"/>
      </w:pPr>
      <w:r>
        <w:t xml:space="preserve">[19] G. Lample, M. Ballesteros, S. Subramanian, K. Kawakami and C. Dyer, “Neural architectures for named entity recognition,” in </w:t>
      </w:r>
      <w:r>
        <w:rPr>
          <w:i/>
          <w:iCs/>
        </w:rPr>
        <w:t>Proceedings of NAACL-HLT</w:t>
      </w:r>
      <w:r>
        <w:t>, San Diego, CA, 2016, pp. 260–270.</w:t>
      </w:r>
    </w:p>
    <w:p w14:paraId="3BE52FB1" w14:textId="77777777" w:rsidR="008D3C17" w:rsidRDefault="00000000" w:rsidP="005A008E">
      <w:pPr>
        <w:pStyle w:val="BodyText"/>
        <w:spacing w:line="360" w:lineRule="auto"/>
      </w:pPr>
      <w:r>
        <w:t xml:space="preserve">[20] M. E. Peters, M. Neumann, M. Iyyer, M. Gardner, C. Clark, K. Lee and L. Zettlemoyer, “Deep contextualized word representations,” in </w:t>
      </w:r>
      <w:r>
        <w:rPr>
          <w:i/>
          <w:iCs/>
        </w:rPr>
        <w:t>Proceedings of NAACL-HLT</w:t>
      </w:r>
      <w:r>
        <w:t>, New Orleans, LA, 2018, pp. 2227–2237.</w:t>
      </w:r>
    </w:p>
    <w:p w14:paraId="62637709" w14:textId="77777777" w:rsidR="008D3C17" w:rsidRDefault="00000000" w:rsidP="005A008E">
      <w:pPr>
        <w:pStyle w:val="BodyText"/>
        <w:spacing w:line="360" w:lineRule="auto"/>
      </w:pPr>
      <w:r>
        <w:t xml:space="preserve">[21] Y. Liu, M. Ott, N. Goyal, J. Du, M. Joshi, D. Chen, O. Levy, M. Lewis, L. Zettlemoyer and V. Stoyanov, “RoBERTa: A robustly optimized BERT pretraining approach,” </w:t>
      </w:r>
      <w:r>
        <w:rPr>
          <w:i/>
          <w:iCs/>
        </w:rPr>
        <w:t>arXiv preprint arXiv:1907.11692</w:t>
      </w:r>
      <w:r>
        <w:t>, 2019.</w:t>
      </w:r>
    </w:p>
    <w:p w14:paraId="1CDA7707" w14:textId="77777777" w:rsidR="008D3C17" w:rsidRDefault="00000000" w:rsidP="005A008E">
      <w:pPr>
        <w:pStyle w:val="BodyText"/>
        <w:spacing w:line="360" w:lineRule="auto"/>
      </w:pPr>
      <w:r>
        <w:t xml:space="preserve">[22] V. Sanh, L. Debut, J. Chaumond and T. Wolf, “DistilBERT, a distilled version of BERT: Smaller, faster, cheaper and lighter,” </w:t>
      </w:r>
      <w:r>
        <w:rPr>
          <w:i/>
          <w:iCs/>
        </w:rPr>
        <w:t>arXiv preprint arXiv:1910.01108</w:t>
      </w:r>
      <w:r>
        <w:t>, 2019.</w:t>
      </w:r>
    </w:p>
    <w:p w14:paraId="04150A75" w14:textId="77777777" w:rsidR="008D3C17" w:rsidRDefault="00000000" w:rsidP="005A008E">
      <w:pPr>
        <w:pStyle w:val="BodyText"/>
        <w:spacing w:line="360" w:lineRule="auto"/>
      </w:pPr>
      <w:r>
        <w:t xml:space="preserve">[23] A. Conneau, K. Khandelwal, N. Goyal, V. Chaudhary, G. Wenzek, F. Guzman, E. Grave, M. Ott, L. Zettlemoyer and V. Stoyanov, “Unsupervised cross-lingual representation learning at scale,” in </w:t>
      </w:r>
      <w:r>
        <w:rPr>
          <w:i/>
          <w:iCs/>
        </w:rPr>
        <w:t>Proceedings of ACL</w:t>
      </w:r>
      <w:r>
        <w:t>, 2020, pp. 8440–8451.</w:t>
      </w:r>
    </w:p>
    <w:p w14:paraId="363EE5D9" w14:textId="77777777" w:rsidR="008D3C17" w:rsidRDefault="00000000" w:rsidP="005A008E">
      <w:pPr>
        <w:pStyle w:val="BodyText"/>
        <w:spacing w:line="360" w:lineRule="auto"/>
      </w:pPr>
      <w:r>
        <w:t xml:space="preserve">[24] N. V. Chawla, K. W. Bowyer, L. O. Hall and W. P. Kegelmeyer, “SMOTE: Synthetic minority over-sampling technique,” </w:t>
      </w:r>
      <w:r>
        <w:rPr>
          <w:i/>
          <w:iCs/>
        </w:rPr>
        <w:t>Journal of Artificial Intelligence Research</w:t>
      </w:r>
      <w:r>
        <w:t>, vol. 16, pp. 321–357, 2002.</w:t>
      </w:r>
    </w:p>
    <w:p w14:paraId="26048A47" w14:textId="77777777" w:rsidR="008D3C17" w:rsidRDefault="00000000" w:rsidP="005A008E">
      <w:pPr>
        <w:pStyle w:val="BodyText"/>
        <w:spacing w:line="360" w:lineRule="auto"/>
      </w:pPr>
      <w:r>
        <w:lastRenderedPageBreak/>
        <w:t xml:space="preserve">[25] H. He and E. A. Garcia, “Learning from imbalanced data,” </w:t>
      </w:r>
      <w:r>
        <w:rPr>
          <w:i/>
          <w:iCs/>
        </w:rPr>
        <w:t>IEEE Transactions on Knowledge and Data Engineering</w:t>
      </w:r>
      <w:r>
        <w:t>, vol. 21, no. 9, pp. 1263–1284, 2009.</w:t>
      </w:r>
    </w:p>
    <w:p w14:paraId="17399478" w14:textId="77777777" w:rsidR="008D3C17" w:rsidRDefault="00000000" w:rsidP="005A008E">
      <w:pPr>
        <w:pStyle w:val="BodyText"/>
        <w:spacing w:line="360" w:lineRule="auto"/>
      </w:pPr>
      <w:r>
        <w:t xml:space="preserve">[26] Y. Cui, M. Jia, T.-Y. Lin, Y. Song and S. Belongie, “Class-balanced loss based on effective number of samples,” in </w:t>
      </w:r>
      <w:r>
        <w:rPr>
          <w:i/>
          <w:iCs/>
        </w:rPr>
        <w:t>Proceedings of the IEEE Conference on Computer Vision and Pattern Recognition</w:t>
      </w:r>
      <w:r>
        <w:t>, 2019, pp. 9268–9277.</w:t>
      </w:r>
    </w:p>
    <w:p w14:paraId="17018ECC" w14:textId="77777777" w:rsidR="008D3C17" w:rsidRDefault="00000000" w:rsidP="005A008E">
      <w:pPr>
        <w:pStyle w:val="BodyText"/>
        <w:spacing w:line="360" w:lineRule="auto"/>
      </w:pPr>
      <w:r>
        <w:t xml:space="preserve">[27] D. J. Gerner, P. A. Schrodt, O. Yilmaz and R. Abu-Jabr, “Conflict and Mediation Event Observations (CAMEO): A new event data framework for the analysis of foreign policy interactions,” in </w:t>
      </w:r>
      <w:r>
        <w:rPr>
          <w:i/>
          <w:iCs/>
        </w:rPr>
        <w:t>International Studies Association Annual Meeting</w:t>
      </w:r>
      <w:r>
        <w:t>, New Orleans, LA, 2002.</w:t>
      </w:r>
    </w:p>
    <w:p w14:paraId="31CFDB5D" w14:textId="77777777" w:rsidR="008D3C17" w:rsidRDefault="00000000" w:rsidP="005A008E">
      <w:pPr>
        <w:pStyle w:val="BodyText"/>
        <w:spacing w:line="360" w:lineRule="auto"/>
      </w:pPr>
      <w:r>
        <w:t xml:space="preserve">[28] R. Shaw, R. Troncy and L. Hardman, “LODE: Linking open descriptions of events,” in </w:t>
      </w:r>
      <w:r>
        <w:rPr>
          <w:i/>
          <w:iCs/>
        </w:rPr>
        <w:t>4th Asian Semantic Web Conference</w:t>
      </w:r>
      <w:r>
        <w:t>, LNCS, vol. 5926, 2009, pp. 153–167.</w:t>
      </w:r>
    </w:p>
    <w:p w14:paraId="0E1F3B8E" w14:textId="77777777" w:rsidR="008D3C17" w:rsidRDefault="00000000" w:rsidP="005A008E">
      <w:pPr>
        <w:pStyle w:val="BodyText"/>
        <w:spacing w:line="360" w:lineRule="auto"/>
      </w:pPr>
      <w:r>
        <w:t xml:space="preserve">[29] J. Piskorski, H. Tanev and P. O. Wennerberg, “Extracting violent events from on-line news for ontology population,” in </w:t>
      </w:r>
      <w:r>
        <w:rPr>
          <w:i/>
          <w:iCs/>
        </w:rPr>
        <w:t>Business Information Systems</w:t>
      </w:r>
      <w:r>
        <w:t>, LNCS, vol. 4439, 2007, pp. 287–300.</w:t>
      </w:r>
    </w:p>
    <w:p w14:paraId="5F3C75F9" w14:textId="77777777" w:rsidR="008D3C17" w:rsidRDefault="00000000" w:rsidP="005A008E">
      <w:pPr>
        <w:pStyle w:val="BodyText"/>
        <w:spacing w:line="360" w:lineRule="auto"/>
      </w:pPr>
      <w:r>
        <w:t xml:space="preserve">[30] F. M. Suchanek, G. Kasneci and G. Weikum, “YAGO: A core of semantic knowledge unifying WordNet and Wikipedia,” in </w:t>
      </w:r>
      <w:r>
        <w:rPr>
          <w:i/>
          <w:iCs/>
        </w:rPr>
        <w:t>Proceedings of the 16th International Conference on World Wide Web</w:t>
      </w:r>
      <w:r>
        <w:t>, ACM, 2007, pp. 697–706.</w:t>
      </w:r>
    </w:p>
    <w:p w14:paraId="2D86C4EC" w14:textId="77777777" w:rsidR="008D3C17" w:rsidRDefault="00000000" w:rsidP="005A008E">
      <w:pPr>
        <w:pStyle w:val="BodyText"/>
        <w:spacing w:line="360" w:lineRule="auto"/>
      </w:pPr>
      <w:r>
        <w:t xml:space="preserve">[31] D. Hienert and F. Luciano, “Extraction of historical events from Wikipedia,” in </w:t>
      </w:r>
      <w:r>
        <w:rPr>
          <w:i/>
          <w:iCs/>
        </w:rPr>
        <w:t>ESWC 2012 Satellite Events</w:t>
      </w:r>
      <w:r>
        <w:t>, LNCS, vol. 7540, 2012, pp. 16–28.</w:t>
      </w:r>
    </w:p>
    <w:p w14:paraId="263D680E" w14:textId="77777777" w:rsidR="008D3C17" w:rsidRDefault="00000000" w:rsidP="005A008E">
      <w:pPr>
        <w:pStyle w:val="BodyText"/>
        <w:spacing w:line="360" w:lineRule="auto"/>
      </w:pPr>
      <w:r>
        <w:t xml:space="preserve">[32] H. Becker, D. Iter, M. Naaman and L. Gravano, “Identifying content for planned events across social media sites,” in </w:t>
      </w:r>
      <w:r>
        <w:rPr>
          <w:i/>
          <w:iCs/>
        </w:rPr>
        <w:t>Proceedings of WSDM</w:t>
      </w:r>
      <w:r>
        <w:t>, Seattle, WA, 2012, pp. 533–542.</w:t>
      </w:r>
    </w:p>
    <w:p w14:paraId="1CCD9E28" w14:textId="77777777" w:rsidR="008D3C17" w:rsidRDefault="00000000" w:rsidP="005A008E">
      <w:pPr>
        <w:pStyle w:val="BodyText"/>
        <w:spacing w:line="360" w:lineRule="auto"/>
      </w:pPr>
      <w:r>
        <w:t xml:space="preserve">[33] A. Magnuson, V. Dialan and D. Mallela, “Event recommendation using Twitter activity,” in </w:t>
      </w:r>
      <w:r>
        <w:rPr>
          <w:i/>
          <w:iCs/>
        </w:rPr>
        <w:t>Proceedings of RecSys</w:t>
      </w:r>
      <w:r>
        <w:t>, ACM, 2015, pp. 331–332.</w:t>
      </w:r>
    </w:p>
    <w:p w14:paraId="1739196F" w14:textId="77777777" w:rsidR="008D3C17" w:rsidRDefault="00000000" w:rsidP="005A008E">
      <w:pPr>
        <w:pStyle w:val="BodyText"/>
        <w:spacing w:line="360" w:lineRule="auto"/>
      </w:pPr>
      <w:r>
        <w:t xml:space="preserve">[34] A. Farzindar and W. Khreich, “A survey of techniques for event detection in Twitter,” </w:t>
      </w:r>
      <w:r>
        <w:rPr>
          <w:i/>
          <w:iCs/>
        </w:rPr>
        <w:t>Computational Intelligence</w:t>
      </w:r>
      <w:r>
        <w:t>, vol. 31, no. 1, pp. 132–164, 2015.</w:t>
      </w:r>
    </w:p>
    <w:p w14:paraId="049173F2" w14:textId="77777777" w:rsidR="008D3C17" w:rsidRDefault="00000000" w:rsidP="005A008E">
      <w:pPr>
        <w:pStyle w:val="BodyText"/>
        <w:spacing w:line="360" w:lineRule="auto"/>
      </w:pPr>
      <w:r>
        <w:lastRenderedPageBreak/>
        <w:t xml:space="preserve">[35] Taye Abdulkadir Edris and R. K. Sungkur, “Knowledge discovery from free text: Extraction of violent events in the African context,” </w:t>
      </w:r>
      <w:r>
        <w:rPr>
          <w:i/>
          <w:iCs/>
        </w:rPr>
        <w:t>New Review of Information Networking</w:t>
      </w:r>
      <w:r>
        <w:t>, vol. 24, no. 2, pp. 153–177, 2019.</w:t>
      </w:r>
    </w:p>
    <w:p w14:paraId="5B19BC5E" w14:textId="77777777" w:rsidR="008D3C17" w:rsidRDefault="00000000" w:rsidP="005A008E">
      <w:pPr>
        <w:pStyle w:val="BodyText"/>
        <w:spacing w:line="360" w:lineRule="auto"/>
      </w:pPr>
      <w:r>
        <w:t xml:space="preserve">[36] W. Wang and D. Zhao, “Chinese news event 5W1H semantic elements extraction for event ontology population,” in </w:t>
      </w:r>
      <w:r>
        <w:rPr>
          <w:i/>
          <w:iCs/>
        </w:rPr>
        <w:t>Proceedings of the 21st International World Wide Web Conference (Companion Volume)</w:t>
      </w:r>
      <w:r>
        <w:t>, Lyon, France, 2012, pp. 197–202.</w:t>
      </w:r>
    </w:p>
    <w:p w14:paraId="055C377F" w14:textId="77777777" w:rsidR="008D3C17" w:rsidRDefault="00000000" w:rsidP="005A008E">
      <w:pPr>
        <w:pStyle w:val="BodyText"/>
        <w:spacing w:line="360" w:lineRule="auto"/>
      </w:pPr>
      <w:r>
        <w:t xml:space="preserve">[37] C. N. Silla and A. A. Freitas, “A survey of hierarchical classification across different application domains,” </w:t>
      </w:r>
      <w:r>
        <w:rPr>
          <w:i/>
          <w:iCs/>
        </w:rPr>
        <w:t>Data Mining and Knowledge Discovery</w:t>
      </w:r>
      <w:r>
        <w:t>, vol. 22, no. 1–2, pp. 31–72, 2011.</w:t>
      </w:r>
    </w:p>
    <w:p w14:paraId="3DC9B258" w14:textId="77777777" w:rsidR="008D3C17" w:rsidRDefault="00000000" w:rsidP="005A008E">
      <w:pPr>
        <w:pStyle w:val="BodyText"/>
        <w:spacing w:line="360" w:lineRule="auto"/>
      </w:pPr>
      <w:r>
        <w:t xml:space="preserve">[38] CEWS, </w:t>
      </w:r>
      <w:r>
        <w:rPr>
          <w:i/>
          <w:iCs/>
        </w:rPr>
        <w:t>Data Collection and Analysis Tools for Continental Early Warning System</w:t>
      </w:r>
      <w:r>
        <w:t>, Unpublished Internal Document, Addis Ababa, 2013.</w:t>
      </w:r>
    </w:p>
    <w:p w14:paraId="7DCB9E13" w14:textId="77777777" w:rsidR="008D3C17" w:rsidRDefault="00000000" w:rsidP="005A008E">
      <w:pPr>
        <w:pStyle w:val="BodyText"/>
        <w:spacing w:line="360" w:lineRule="auto"/>
      </w:pPr>
      <w:r>
        <w:t>[39] H. Nakayama, “seqeval: A Python framework for sequence labeling evaluation,” Software, 2018. [Online]. Available: https://github.com/chakki-works/seqeval. Last accessed on May 10, 2026.</w:t>
      </w:r>
    </w:p>
    <w:p w14:paraId="077C4361" w14:textId="77777777" w:rsidR="008D3C17" w:rsidRDefault="00000000" w:rsidP="005A008E">
      <w:pPr>
        <w:pStyle w:val="BodyText"/>
        <w:spacing w:line="360" w:lineRule="auto"/>
      </w:pPr>
      <w:r>
        <w:t xml:space="preserve">[40] B. F. P. Dossou, A. L. Tonja, O. Yousuf, S. Osei, A. Oppong, I. Shode, O. O. Awoyomi, and C. C. Emezue, “AfroLM: A self-active learning-based multilingual pretrained language model for 23 African languages,” in </w:t>
      </w:r>
      <w:r>
        <w:rPr>
          <w:i/>
          <w:iCs/>
        </w:rPr>
        <w:t>Proceedings of the 3rd Workshop on Simple and Efficient Natural Language Processing (SustaiNLP) at EMNLP 2022</w:t>
      </w:r>
      <w:r>
        <w:t>, Abu Dhabi, UAE, December 2022, pp. 52–64.</w:t>
      </w:r>
    </w:p>
    <w:p w14:paraId="10A62EA5" w14:textId="77777777" w:rsidR="00C22A33" w:rsidRDefault="00C22A33">
      <w:pPr>
        <w:rPr>
          <w:ins w:id="725" w:author="Accreditation" w:date="2026-05-20T15:44:00Z" w16du:dateUtc="2026-05-20T12:44:00Z"/>
          <w:rFonts w:asciiTheme="majorHAnsi" w:eastAsiaTheme="majorEastAsia" w:hAnsiTheme="majorHAnsi" w:cstheme="majorBidi"/>
          <w:color w:val="0F4761" w:themeColor="accent1" w:themeShade="BF"/>
          <w:sz w:val="40"/>
          <w:szCs w:val="40"/>
        </w:rPr>
      </w:pPr>
      <w:bookmarkStart w:id="726" w:name="annexes"/>
      <w:bookmarkEnd w:id="722"/>
      <w:ins w:id="727" w:author="Accreditation" w:date="2026-05-20T15:44:00Z" w16du:dateUtc="2026-05-20T12:44:00Z">
        <w:r>
          <w:br w:type="page"/>
        </w:r>
      </w:ins>
    </w:p>
    <w:p w14:paraId="4531991C" w14:textId="68DA100A" w:rsidR="008D3C17" w:rsidRDefault="00000000">
      <w:pPr>
        <w:pStyle w:val="Heading1"/>
        <w:numPr>
          <w:ilvl w:val="0"/>
          <w:numId w:val="0"/>
        </w:numPr>
        <w:spacing w:line="360" w:lineRule="auto"/>
        <w:pPrChange w:id="728" w:author="Accreditation" w:date="2026-05-20T16:07:00Z" w16du:dateUtc="2026-05-20T13:07:00Z">
          <w:pPr>
            <w:pStyle w:val="Heading1"/>
            <w:spacing w:line="360" w:lineRule="auto"/>
          </w:pPr>
        </w:pPrChange>
      </w:pPr>
      <w:r>
        <w:lastRenderedPageBreak/>
        <w:t>Annexes</w:t>
      </w:r>
    </w:p>
    <w:p w14:paraId="1ACB9BD8" w14:textId="77777777" w:rsidR="008D3C17" w:rsidRDefault="00000000">
      <w:pPr>
        <w:pStyle w:val="Heading2"/>
        <w:numPr>
          <w:ilvl w:val="0"/>
          <w:numId w:val="0"/>
        </w:numPr>
        <w:spacing w:line="360" w:lineRule="auto"/>
        <w:pPrChange w:id="729" w:author="Accreditation" w:date="2026-05-20T16:07:00Z" w16du:dateUtc="2026-05-20T13:07:00Z">
          <w:pPr>
            <w:pStyle w:val="Heading2"/>
            <w:spacing w:line="360" w:lineRule="auto"/>
          </w:pPr>
        </w:pPrChange>
      </w:pPr>
      <w:bookmarkStart w:id="730" w:name="Xa0179204f50dc069e2e5ab81fbc97f91b1c62ba"/>
      <w:r>
        <w:t>Annex A: Entity Annotation Guidelines (Summary)</w:t>
      </w:r>
    </w:p>
    <w:p w14:paraId="10266AB0" w14:textId="77777777" w:rsidR="008D3C17" w:rsidRDefault="00000000" w:rsidP="005A008E">
      <w:pPr>
        <w:pStyle w:val="FirstParagraph"/>
        <w:spacing w:line="360" w:lineRule="auto"/>
      </w:pPr>
      <w:r>
        <w:t xml:space="preserve">This annex summarises the inclusion and exclusion criteria for the eight entity types in the production schema. The full annotation guidelines are maintained in </w:t>
      </w:r>
      <w:r>
        <w:rPr>
          <w:rStyle w:val="VerbatimChar"/>
        </w:rPr>
        <w:t>backend/docs/VIONER_GUIDELINES.md</w:t>
      </w:r>
      <w:r>
        <w:t>.</w:t>
      </w:r>
    </w:p>
    <w:p w14:paraId="2CD7A4C6" w14:textId="77777777" w:rsidR="008D3C17" w:rsidRDefault="00000000">
      <w:pPr>
        <w:pStyle w:val="Heading3"/>
        <w:numPr>
          <w:ilvl w:val="0"/>
          <w:numId w:val="42"/>
        </w:numPr>
        <w:spacing w:line="360" w:lineRule="auto"/>
        <w:pPrChange w:id="731" w:author="Accreditation" w:date="2026-05-20T16:13:00Z" w16du:dateUtc="2026-05-20T13:13:00Z">
          <w:pPr>
            <w:pStyle w:val="Heading3"/>
            <w:spacing w:line="360" w:lineRule="auto"/>
          </w:pPr>
        </w:pPrChange>
      </w:pPr>
      <w:bookmarkStart w:id="732" w:name="actor-who"/>
      <w:r>
        <w:t>ACTOR (WHO)</w:t>
      </w:r>
    </w:p>
    <w:p w14:paraId="67D91AAA" w14:textId="77777777" w:rsidR="008D3C17" w:rsidRDefault="00000000" w:rsidP="005A008E">
      <w:pPr>
        <w:pStyle w:val="FirstParagraph"/>
        <w:spacing w:line="360" w:lineRule="auto"/>
      </w:pPr>
      <w:r>
        <w:rPr>
          <w:b/>
          <w:bCs/>
        </w:rPr>
        <w:t>Include:</w:t>
      </w:r>
      <w:r>
        <w:t xml:space="preserve"> - Named organisations: “Boko Haram”, “Al-Shabaab”, “M23 rebels”. - Descriptive references: “armed men”, “gunmen”, “militants”, “insurgents”, “attackers”, “assailants”, “raiders”. - State security forces: “police”, “military”, “army”, “security forces”, “ENDF”, “FARDC”. - Specific individuals when they are the perpetrator: “the suicide bomber”, “the assailant”. - Ethnic or communal groups when they perpetrate violence: “Fulani herders”, “ethnic militia”.</w:t>
      </w:r>
    </w:p>
    <w:p w14:paraId="0EE0EAB1" w14:textId="77777777" w:rsidR="008D3C17" w:rsidRDefault="00000000" w:rsidP="005A008E">
      <w:pPr>
        <w:pStyle w:val="BodyText"/>
        <w:spacing w:line="360" w:lineRule="auto"/>
      </w:pPr>
      <w:r>
        <w:rPr>
          <w:b/>
          <w:bCs/>
        </w:rPr>
        <w:t>Exclude:</w:t>
      </w:r>
      <w:r>
        <w:t xml:space="preserve"> - Inanimate objects: “the bomb”, “the explosion” (these are methods, not actors). - Passive constructions without a clear actor: “12 were killed” (no ACTOR is tagged).</w:t>
      </w:r>
    </w:p>
    <w:p w14:paraId="6598303C" w14:textId="77777777" w:rsidR="008D3C17" w:rsidRDefault="00000000">
      <w:pPr>
        <w:pStyle w:val="Heading3"/>
        <w:numPr>
          <w:ilvl w:val="0"/>
          <w:numId w:val="42"/>
        </w:numPr>
        <w:spacing w:line="360" w:lineRule="auto"/>
        <w:pPrChange w:id="733" w:author="Accreditation" w:date="2026-05-20T16:13:00Z" w16du:dateUtc="2026-05-20T13:13:00Z">
          <w:pPr>
            <w:pStyle w:val="Heading3"/>
            <w:spacing w:line="360" w:lineRule="auto"/>
          </w:pPr>
        </w:pPrChange>
      </w:pPr>
      <w:bookmarkStart w:id="734" w:name="victim-whom"/>
      <w:bookmarkEnd w:id="732"/>
      <w:r>
        <w:t>VICTIM (WHOM)</w:t>
      </w:r>
    </w:p>
    <w:p w14:paraId="1A7F66E2" w14:textId="77777777" w:rsidR="008D3C17" w:rsidRDefault="00000000" w:rsidP="005A008E">
      <w:pPr>
        <w:pStyle w:val="FirstParagraph"/>
        <w:spacing w:line="360" w:lineRule="auto"/>
      </w:pPr>
      <w:r>
        <w:rPr>
          <w:b/>
          <w:bCs/>
        </w:rPr>
        <w:t>Include:</w:t>
      </w:r>
      <w:r>
        <w:t xml:space="preserve"> - Specific individuals: “the mayor”, “aid workers”, “journalist Y”. - Groups: “civilians”, “protesters”, “worshippers”, “students”. - Demographic descriptions: “women and children”, “displaced persons”. - Numeric counts of victims: “12 people”, “dozens of civilians”. - Infrastructure as victim when violence targets it: “the power plant”, “the bridge”.</w:t>
      </w:r>
    </w:p>
    <w:p w14:paraId="249AB3F6" w14:textId="77777777" w:rsidR="008D3C17" w:rsidRDefault="00000000" w:rsidP="005A008E">
      <w:pPr>
        <w:pStyle w:val="BodyText"/>
        <w:spacing w:line="360" w:lineRule="auto"/>
      </w:pPr>
      <w:r>
        <w:rPr>
          <w:b/>
          <w:bCs/>
        </w:rPr>
        <w:t>Exclude:</w:t>
      </w:r>
      <w:r>
        <w:t xml:space="preserve"> - The perpetrators themselves. - Generic third parties not affected by the violence.</w:t>
      </w:r>
    </w:p>
    <w:p w14:paraId="5DF69F42" w14:textId="77777777" w:rsidR="008D3C17" w:rsidRDefault="00000000">
      <w:pPr>
        <w:pStyle w:val="Heading3"/>
        <w:numPr>
          <w:ilvl w:val="0"/>
          <w:numId w:val="42"/>
        </w:numPr>
        <w:spacing w:line="360" w:lineRule="auto"/>
        <w:pPrChange w:id="735" w:author="Accreditation" w:date="2026-05-20T16:13:00Z" w16du:dateUtc="2026-05-20T13:13:00Z">
          <w:pPr>
            <w:pStyle w:val="Heading3"/>
            <w:spacing w:line="360" w:lineRule="auto"/>
          </w:pPr>
        </w:pPrChange>
      </w:pPr>
      <w:bookmarkStart w:id="736" w:name="action-what"/>
      <w:bookmarkEnd w:id="734"/>
      <w:r>
        <w:lastRenderedPageBreak/>
        <w:t>ACTION (WHAT)</w:t>
      </w:r>
    </w:p>
    <w:p w14:paraId="59489E56" w14:textId="77777777" w:rsidR="008D3C17" w:rsidRDefault="00000000" w:rsidP="005A008E">
      <w:pPr>
        <w:pStyle w:val="FirstParagraph"/>
        <w:spacing w:line="360" w:lineRule="auto"/>
      </w:pPr>
      <w:r>
        <w:rPr>
          <w:b/>
          <w:bCs/>
        </w:rPr>
        <w:t>Include:</w:t>
      </w:r>
      <w:r>
        <w:t xml:space="preserve"> - Verbs describing what happened: “attacked”, “killed”, “ambushed”, “raided”, “abducted”, “bombed”, “stormed”. - Nominalised actions when they are the main predicate: “an attack”, “the raid”.</w:t>
      </w:r>
    </w:p>
    <w:p w14:paraId="51EF30A4" w14:textId="77777777" w:rsidR="008D3C17" w:rsidRDefault="00000000" w:rsidP="005A008E">
      <w:pPr>
        <w:pStyle w:val="BodyText"/>
        <w:spacing w:line="360" w:lineRule="auto"/>
      </w:pPr>
      <w:r>
        <w:rPr>
          <w:b/>
          <w:bCs/>
        </w:rPr>
        <w:t>Exclude:</w:t>
      </w:r>
      <w:r>
        <w:t xml:space="preserve"> - Verbs not describing the violent action itself: “said”, “reported”, “claimed”.</w:t>
      </w:r>
    </w:p>
    <w:p w14:paraId="6029F6E4" w14:textId="77777777" w:rsidR="008D3C17" w:rsidRDefault="00000000">
      <w:pPr>
        <w:pStyle w:val="Heading3"/>
        <w:numPr>
          <w:ilvl w:val="0"/>
          <w:numId w:val="42"/>
        </w:numPr>
        <w:spacing w:line="360" w:lineRule="auto"/>
        <w:pPrChange w:id="737" w:author="Accreditation" w:date="2026-05-20T16:14:00Z" w16du:dateUtc="2026-05-20T13:14:00Z">
          <w:pPr>
            <w:pStyle w:val="Heading3"/>
            <w:spacing w:line="360" w:lineRule="auto"/>
          </w:pPr>
        </w:pPrChange>
      </w:pPr>
      <w:bookmarkStart w:id="738" w:name="date-when"/>
      <w:bookmarkEnd w:id="736"/>
      <w:r>
        <w:t>DATE (WHEN)</w:t>
      </w:r>
    </w:p>
    <w:p w14:paraId="44F17792" w14:textId="77777777" w:rsidR="008D3C17" w:rsidRDefault="00000000" w:rsidP="005A008E">
      <w:pPr>
        <w:pStyle w:val="FirstParagraph"/>
        <w:spacing w:line="360" w:lineRule="auto"/>
      </w:pPr>
      <w:r>
        <w:rPr>
          <w:b/>
          <w:bCs/>
        </w:rPr>
        <w:t>Include:</w:t>
      </w:r>
      <w:r>
        <w:t xml:space="preserve"> - Specific dates: “20 December 2024”, “January 15”. - Relative temporal references: “yesterday”, “last Tuesday”, “earlier this week”. - Day-of-week mentions: “on Monday”.</w:t>
      </w:r>
    </w:p>
    <w:p w14:paraId="7E8507B5" w14:textId="77777777" w:rsidR="008D3C17" w:rsidRDefault="00000000" w:rsidP="005A008E">
      <w:pPr>
        <w:pStyle w:val="BodyText"/>
        <w:spacing w:line="360" w:lineRule="auto"/>
      </w:pPr>
      <w:r>
        <w:rPr>
          <w:b/>
          <w:bCs/>
        </w:rPr>
        <w:t>Exclude:</w:t>
      </w:r>
      <w:r>
        <w:t xml:space="preserve"> - Years used as background context: “since 2017”.</w:t>
      </w:r>
    </w:p>
    <w:p w14:paraId="5085ABA1" w14:textId="77777777" w:rsidR="008D3C17" w:rsidRDefault="00000000">
      <w:pPr>
        <w:pStyle w:val="Heading3"/>
        <w:numPr>
          <w:ilvl w:val="0"/>
          <w:numId w:val="42"/>
        </w:numPr>
        <w:spacing w:line="360" w:lineRule="auto"/>
        <w:pPrChange w:id="739" w:author="Accreditation" w:date="2026-05-20T16:14:00Z" w16du:dateUtc="2026-05-20T13:14:00Z">
          <w:pPr>
            <w:pStyle w:val="Heading3"/>
            <w:spacing w:line="360" w:lineRule="auto"/>
          </w:pPr>
        </w:pPrChange>
      </w:pPr>
      <w:bookmarkStart w:id="740" w:name="region-city-district-where"/>
      <w:bookmarkEnd w:id="738"/>
      <w:r>
        <w:t>REGION / CITY / DISTRICT (WHERE)</w:t>
      </w:r>
    </w:p>
    <w:p w14:paraId="33162983" w14:textId="77777777" w:rsidR="008D3C17" w:rsidRDefault="00000000" w:rsidP="005A008E">
      <w:pPr>
        <w:pStyle w:val="FirstParagraph"/>
        <w:spacing w:line="360" w:lineRule="auto"/>
      </w:pPr>
      <w:r>
        <w:rPr>
          <w:b/>
          <w:bCs/>
        </w:rPr>
        <w:t>Annotate at the most specific level mentioned.</w:t>
      </w:r>
      <w:r>
        <w:t xml:space="preserve"> Use the location hierarchy: specific site &lt; village/neighbourhood &lt; city/town &lt; district/county &lt; state/province/region &lt; country &lt; sub-region. COUNTRY is not part of the model schema; it is resolved deterministically from CITY and REGION via the knowledge base.</w:t>
      </w:r>
    </w:p>
    <w:p w14:paraId="74436140" w14:textId="77777777" w:rsidR="008D3C17" w:rsidRDefault="00000000">
      <w:pPr>
        <w:pStyle w:val="Heading3"/>
        <w:numPr>
          <w:ilvl w:val="0"/>
          <w:numId w:val="42"/>
        </w:numPr>
        <w:spacing w:line="360" w:lineRule="auto"/>
        <w:pPrChange w:id="741" w:author="Accreditation" w:date="2026-05-20T16:14:00Z" w16du:dateUtc="2026-05-20T13:14:00Z">
          <w:pPr>
            <w:pStyle w:val="Heading3"/>
            <w:spacing w:line="360" w:lineRule="auto"/>
          </w:pPr>
        </w:pPrChange>
      </w:pPr>
      <w:bookmarkStart w:id="742" w:name="casualties-how"/>
      <w:bookmarkEnd w:id="740"/>
      <w:r>
        <w:t>CASUALTIES (HOW)</w:t>
      </w:r>
    </w:p>
    <w:p w14:paraId="57F6CC36" w14:textId="77777777" w:rsidR="008D3C17" w:rsidRDefault="00000000" w:rsidP="005A008E">
      <w:pPr>
        <w:pStyle w:val="FirstParagraph"/>
        <w:spacing w:line="360" w:lineRule="auto"/>
      </w:pPr>
      <w:r>
        <w:rPr>
          <w:b/>
          <w:bCs/>
        </w:rPr>
        <w:t>Include:</w:t>
      </w:r>
      <w:r>
        <w:t xml:space="preserve"> - Death counts and their descriptors: “killed 12”, “3 dead”, “5 fatalities”. - Injury counts: “wounded 7”, “20 injured”. - Displacement counts when they appear in the same casualty-style construction: “displacing 2,000”.</w:t>
      </w:r>
    </w:p>
    <w:p w14:paraId="3205061D" w14:textId="77777777" w:rsidR="008D3C17" w:rsidRDefault="00000000" w:rsidP="005A008E">
      <w:pPr>
        <w:pStyle w:val="BodyText"/>
        <w:spacing w:line="360" w:lineRule="auto"/>
      </w:pPr>
      <w:r>
        <w:rPr>
          <w:b/>
          <w:bCs/>
        </w:rPr>
        <w:t>Exclude:</w:t>
      </w:r>
      <w:r>
        <w:t xml:space="preserve"> - Damage descriptions without numeric value: “extensive damage”.</w:t>
      </w:r>
    </w:p>
    <w:p w14:paraId="517432E1" w14:textId="77777777" w:rsidR="00C22A33" w:rsidRDefault="00C22A33">
      <w:pPr>
        <w:rPr>
          <w:ins w:id="743" w:author="Accreditation" w:date="2026-05-20T15:43:00Z" w16du:dateUtc="2026-05-20T12:43:00Z"/>
          <w:rFonts w:asciiTheme="majorHAnsi" w:eastAsiaTheme="majorEastAsia" w:hAnsiTheme="majorHAnsi" w:cstheme="majorBidi"/>
          <w:color w:val="0F4761" w:themeColor="accent1" w:themeShade="BF"/>
          <w:sz w:val="32"/>
          <w:szCs w:val="32"/>
        </w:rPr>
      </w:pPr>
      <w:bookmarkStart w:id="744" w:name="Xcbf1f9d99e85c2a6c7f5ffee603f1c5ef632cba"/>
      <w:bookmarkEnd w:id="730"/>
      <w:bookmarkEnd w:id="742"/>
      <w:ins w:id="745" w:author="Accreditation" w:date="2026-05-20T15:43:00Z" w16du:dateUtc="2026-05-20T12:43:00Z">
        <w:r>
          <w:br w:type="page"/>
        </w:r>
      </w:ins>
    </w:p>
    <w:p w14:paraId="05C85FDB" w14:textId="0E6EF330" w:rsidR="008D3C17" w:rsidRDefault="00000000">
      <w:pPr>
        <w:pStyle w:val="Heading2"/>
        <w:numPr>
          <w:ilvl w:val="0"/>
          <w:numId w:val="0"/>
        </w:numPr>
        <w:spacing w:line="360" w:lineRule="auto"/>
        <w:pPrChange w:id="746" w:author="Accreditation" w:date="2026-05-20T16:08:00Z" w16du:dateUtc="2026-05-20T13:08:00Z">
          <w:pPr>
            <w:pStyle w:val="Heading2"/>
            <w:spacing w:line="360" w:lineRule="auto"/>
          </w:pPr>
        </w:pPrChange>
      </w:pPr>
      <w:commentRangeStart w:id="747"/>
      <w:r>
        <w:lastRenderedPageBreak/>
        <w:t>Annex B: Hierarchical Taxonomy of African Violent Events</w:t>
      </w:r>
      <w:commentRangeEnd w:id="747"/>
      <w:r w:rsidR="00C22A33">
        <w:rPr>
          <w:rStyle w:val="CommentReference"/>
          <w:sz w:val="32"/>
          <w:szCs w:val="32"/>
        </w:rPr>
        <w:commentReference w:id="747"/>
      </w:r>
    </w:p>
    <w:p w14:paraId="7311F573" w14:textId="1D1B8E0D" w:rsidR="008D3C17" w:rsidRDefault="00000000" w:rsidP="005A008E">
      <w:pPr>
        <w:pStyle w:val="FirstParagraph"/>
        <w:spacing w:line="360" w:lineRule="auto"/>
      </w:pPr>
      <w:r>
        <w:t xml:space="preserve">This annex reproduces, in full, the taxonomy I developed during the literature-review phase of this thesis. The taxonomy is the result of my own synthesis of ACLED [8], UCDP [9], and the PMVE ontology [29], extended with African-specific categories (notably pastoralist-farmer clashes and communal cattle raiding) that the three external frameworks do not cover at this depth. It was maintained as a separate working document during development and is preserved here verbatim as the canonical reference for </w:t>
      </w:r>
      <w:del w:id="748" w:author="Accreditation" w:date="2026-05-20T15:46:00Z" w16du:dateUtc="2026-05-20T12:46:00Z">
        <w:r w:rsidDel="00C22A33">
          <w:delText>§</w:delText>
        </w:r>
      </w:del>
      <w:ins w:id="749" w:author="Accreditation" w:date="2026-05-20T15:46:00Z" w16du:dateUtc="2026-05-20T12:46:00Z">
        <w:r w:rsidR="00C22A33">
          <w:t xml:space="preserve">Section </w:t>
        </w:r>
      </w:ins>
      <w:r>
        <w:t>4.4. Level 4 subtypes are listed only where they apply.</w:t>
      </w:r>
    </w:p>
    <w:p w14:paraId="13023304" w14:textId="77777777" w:rsidR="008D3C17" w:rsidRDefault="00000000">
      <w:pPr>
        <w:pStyle w:val="Heading3"/>
        <w:numPr>
          <w:ilvl w:val="0"/>
          <w:numId w:val="0"/>
        </w:numPr>
        <w:spacing w:line="360" w:lineRule="auto"/>
        <w:pPrChange w:id="750" w:author="Accreditation" w:date="2026-05-20T16:08:00Z" w16du:dateUtc="2026-05-20T13:08:00Z">
          <w:pPr>
            <w:pStyle w:val="Heading3"/>
            <w:spacing w:line="360" w:lineRule="auto"/>
          </w:pPr>
        </w:pPrChange>
      </w:pPr>
      <w:bookmarkStart w:id="751" w:name="level-1-political-violence"/>
      <w:r>
        <w:t>Level 1: POLITICAL VIOLENCE</w:t>
      </w:r>
    </w:p>
    <w:p w14:paraId="566BEC34" w14:textId="77777777" w:rsidR="008D3C17" w:rsidRDefault="00000000">
      <w:pPr>
        <w:pStyle w:val="Heading4"/>
        <w:numPr>
          <w:ilvl w:val="0"/>
          <w:numId w:val="0"/>
        </w:numPr>
        <w:spacing w:line="360" w:lineRule="auto"/>
        <w:pPrChange w:id="752" w:author="Accreditation" w:date="2026-05-20T16:08:00Z" w16du:dateUtc="2026-05-20T13:08:00Z">
          <w:pPr>
            <w:pStyle w:val="Heading4"/>
            <w:spacing w:line="360" w:lineRule="auto"/>
          </w:pPr>
        </w:pPrChange>
      </w:pPr>
      <w:bookmarkStart w:id="753" w:name="level-2-rebellion-armed-insurgency"/>
      <w:r>
        <w:t>Level 2: Rebellion / Armed Insurgency</w:t>
      </w:r>
    </w:p>
    <w:p w14:paraId="0551793C" w14:textId="77777777" w:rsidR="008D3C17" w:rsidRDefault="00000000" w:rsidP="005A008E">
      <w:pPr>
        <w:pStyle w:val="Compact"/>
        <w:numPr>
          <w:ilvl w:val="0"/>
          <w:numId w:val="11"/>
        </w:numPr>
        <w:spacing w:line="360" w:lineRule="auto"/>
      </w:pPr>
      <w:r>
        <w:t>Armed Clash / Battle</w:t>
      </w:r>
    </w:p>
    <w:p w14:paraId="21A4AD51" w14:textId="77777777" w:rsidR="008D3C17" w:rsidRDefault="00000000" w:rsidP="005A008E">
      <w:pPr>
        <w:pStyle w:val="Compact"/>
        <w:numPr>
          <w:ilvl w:val="0"/>
          <w:numId w:val="11"/>
        </w:numPr>
        <w:spacing w:line="360" w:lineRule="auto"/>
      </w:pPr>
      <w:r>
        <w:t>Ambush</w:t>
      </w:r>
    </w:p>
    <w:p w14:paraId="4599D0F2" w14:textId="77777777" w:rsidR="008D3C17" w:rsidRDefault="00000000" w:rsidP="005A008E">
      <w:pPr>
        <w:pStyle w:val="Compact"/>
        <w:numPr>
          <w:ilvl w:val="1"/>
          <w:numId w:val="12"/>
        </w:numPr>
        <w:spacing w:line="360" w:lineRule="auto"/>
      </w:pPr>
      <w:r>
        <w:t>Roadside Ambush</w:t>
      </w:r>
    </w:p>
    <w:p w14:paraId="38F1A98F" w14:textId="77777777" w:rsidR="008D3C17" w:rsidRDefault="00000000" w:rsidP="005A008E">
      <w:pPr>
        <w:pStyle w:val="Compact"/>
        <w:numPr>
          <w:ilvl w:val="1"/>
          <w:numId w:val="12"/>
        </w:numPr>
        <w:spacing w:line="360" w:lineRule="auto"/>
      </w:pPr>
      <w:r>
        <w:t>IED Ambush</w:t>
      </w:r>
    </w:p>
    <w:p w14:paraId="2A029E07" w14:textId="77777777" w:rsidR="008D3C17" w:rsidRDefault="00000000" w:rsidP="005A008E">
      <w:pPr>
        <w:pStyle w:val="Compact"/>
        <w:numPr>
          <w:ilvl w:val="1"/>
          <w:numId w:val="12"/>
        </w:numPr>
        <w:spacing w:line="360" w:lineRule="auto"/>
      </w:pPr>
      <w:r>
        <w:t>Complex Ambush</w:t>
      </w:r>
    </w:p>
    <w:p w14:paraId="41754C88" w14:textId="77777777" w:rsidR="008D3C17" w:rsidRDefault="00000000" w:rsidP="005A008E">
      <w:pPr>
        <w:pStyle w:val="Compact"/>
        <w:numPr>
          <w:ilvl w:val="0"/>
          <w:numId w:val="11"/>
        </w:numPr>
        <w:spacing w:line="360" w:lineRule="auto"/>
      </w:pPr>
      <w:r>
        <w:t>Rebel Attack on Government Position</w:t>
      </w:r>
    </w:p>
    <w:p w14:paraId="4C05DD04" w14:textId="77777777" w:rsidR="008D3C17" w:rsidRDefault="00000000" w:rsidP="005A008E">
      <w:pPr>
        <w:pStyle w:val="Compact"/>
        <w:numPr>
          <w:ilvl w:val="1"/>
          <w:numId w:val="13"/>
        </w:numPr>
        <w:spacing w:line="360" w:lineRule="auto"/>
      </w:pPr>
      <w:r>
        <w:t>Base Assault</w:t>
      </w:r>
    </w:p>
    <w:p w14:paraId="17FCB39A" w14:textId="77777777" w:rsidR="008D3C17" w:rsidRDefault="00000000" w:rsidP="005A008E">
      <w:pPr>
        <w:pStyle w:val="Compact"/>
        <w:numPr>
          <w:ilvl w:val="1"/>
          <w:numId w:val="13"/>
        </w:numPr>
        <w:spacing w:line="360" w:lineRule="auto"/>
      </w:pPr>
      <w:r>
        <w:t>Checkpoint Attack</w:t>
      </w:r>
    </w:p>
    <w:p w14:paraId="5482E9EB" w14:textId="77777777" w:rsidR="008D3C17" w:rsidRDefault="00000000" w:rsidP="005A008E">
      <w:pPr>
        <w:pStyle w:val="Compact"/>
        <w:numPr>
          <w:ilvl w:val="1"/>
          <w:numId w:val="13"/>
        </w:numPr>
        <w:spacing w:line="360" w:lineRule="auto"/>
      </w:pPr>
      <w:r>
        <w:t>Overrun Operation</w:t>
      </w:r>
    </w:p>
    <w:p w14:paraId="3D54C772" w14:textId="77777777" w:rsidR="008D3C17" w:rsidRDefault="00000000" w:rsidP="005A008E">
      <w:pPr>
        <w:pStyle w:val="Compact"/>
        <w:numPr>
          <w:ilvl w:val="0"/>
          <w:numId w:val="11"/>
        </w:numPr>
        <w:spacing w:line="360" w:lineRule="auto"/>
      </w:pPr>
      <w:r>
        <w:t>Forced Recruitment</w:t>
      </w:r>
    </w:p>
    <w:p w14:paraId="7874298A" w14:textId="77777777" w:rsidR="008D3C17" w:rsidRDefault="00000000">
      <w:pPr>
        <w:pStyle w:val="Heading4"/>
        <w:numPr>
          <w:ilvl w:val="0"/>
          <w:numId w:val="0"/>
        </w:numPr>
        <w:spacing w:line="360" w:lineRule="auto"/>
        <w:pPrChange w:id="754" w:author="Accreditation" w:date="2026-05-20T16:08:00Z" w16du:dateUtc="2026-05-20T13:08:00Z">
          <w:pPr>
            <w:pStyle w:val="Heading4"/>
            <w:spacing w:line="360" w:lineRule="auto"/>
          </w:pPr>
        </w:pPrChange>
      </w:pPr>
      <w:bookmarkStart w:id="755" w:name="level-2-terrorism"/>
      <w:bookmarkEnd w:id="753"/>
      <w:r>
        <w:t>Level 2: Terrorism</w:t>
      </w:r>
    </w:p>
    <w:p w14:paraId="1B6A9E21" w14:textId="77777777" w:rsidR="008D3C17" w:rsidRDefault="00000000" w:rsidP="005A008E">
      <w:pPr>
        <w:pStyle w:val="Compact"/>
        <w:numPr>
          <w:ilvl w:val="0"/>
          <w:numId w:val="14"/>
        </w:numPr>
        <w:spacing w:line="360" w:lineRule="auto"/>
      </w:pPr>
      <w:r>
        <w:t>Bombing / Explosive Attack</w:t>
      </w:r>
    </w:p>
    <w:p w14:paraId="6441095D" w14:textId="77777777" w:rsidR="008D3C17" w:rsidRDefault="00000000" w:rsidP="005A008E">
      <w:pPr>
        <w:pStyle w:val="Compact"/>
        <w:numPr>
          <w:ilvl w:val="1"/>
          <w:numId w:val="15"/>
        </w:numPr>
        <w:spacing w:line="360" w:lineRule="auto"/>
      </w:pPr>
      <w:r>
        <w:t>Suicide Bombing</w:t>
      </w:r>
    </w:p>
    <w:p w14:paraId="2E112986" w14:textId="77777777" w:rsidR="008D3C17" w:rsidRDefault="00000000" w:rsidP="005A008E">
      <w:pPr>
        <w:pStyle w:val="Compact"/>
        <w:numPr>
          <w:ilvl w:val="1"/>
          <w:numId w:val="15"/>
        </w:numPr>
        <w:spacing w:line="360" w:lineRule="auto"/>
      </w:pPr>
      <w:r>
        <w:t>Car / Vehicle Bombing (VBIED)</w:t>
      </w:r>
    </w:p>
    <w:p w14:paraId="6372D35E" w14:textId="77777777" w:rsidR="008D3C17" w:rsidRDefault="00000000" w:rsidP="005A008E">
      <w:pPr>
        <w:pStyle w:val="Compact"/>
        <w:numPr>
          <w:ilvl w:val="1"/>
          <w:numId w:val="15"/>
        </w:numPr>
        <w:spacing w:line="360" w:lineRule="auto"/>
      </w:pPr>
      <w:r>
        <w:t>Roadside IED</w:t>
      </w:r>
    </w:p>
    <w:p w14:paraId="4723A73F" w14:textId="77777777" w:rsidR="008D3C17" w:rsidRDefault="00000000" w:rsidP="005A008E">
      <w:pPr>
        <w:pStyle w:val="Compact"/>
        <w:numPr>
          <w:ilvl w:val="1"/>
          <w:numId w:val="15"/>
        </w:numPr>
        <w:spacing w:line="360" w:lineRule="auto"/>
      </w:pPr>
      <w:r>
        <w:t>Grenade Attack</w:t>
      </w:r>
    </w:p>
    <w:p w14:paraId="3DD3FD85" w14:textId="77777777" w:rsidR="008D3C17" w:rsidRDefault="00000000" w:rsidP="005A008E">
      <w:pPr>
        <w:pStyle w:val="Compact"/>
        <w:numPr>
          <w:ilvl w:val="1"/>
          <w:numId w:val="15"/>
        </w:numPr>
        <w:spacing w:line="360" w:lineRule="auto"/>
      </w:pPr>
      <w:r>
        <w:lastRenderedPageBreak/>
        <w:t>Building / Infrastructure Bombing</w:t>
      </w:r>
    </w:p>
    <w:p w14:paraId="08B1A4CC" w14:textId="77777777" w:rsidR="008D3C17" w:rsidRDefault="00000000" w:rsidP="005A008E">
      <w:pPr>
        <w:pStyle w:val="Compact"/>
        <w:numPr>
          <w:ilvl w:val="0"/>
          <w:numId w:val="14"/>
        </w:numPr>
        <w:spacing w:line="360" w:lineRule="auto"/>
      </w:pPr>
      <w:r>
        <w:t>Armed Assault</w:t>
      </w:r>
    </w:p>
    <w:p w14:paraId="220BD28B" w14:textId="77777777" w:rsidR="008D3C17" w:rsidRDefault="00000000" w:rsidP="005A008E">
      <w:pPr>
        <w:pStyle w:val="Compact"/>
        <w:numPr>
          <w:ilvl w:val="1"/>
          <w:numId w:val="16"/>
        </w:numPr>
        <w:spacing w:line="360" w:lineRule="auto"/>
      </w:pPr>
      <w:r>
        <w:t>Mass Shooting / Rampage</w:t>
      </w:r>
    </w:p>
    <w:p w14:paraId="3A98ED52" w14:textId="77777777" w:rsidR="008D3C17" w:rsidRDefault="00000000" w:rsidP="005A008E">
      <w:pPr>
        <w:pStyle w:val="Compact"/>
        <w:numPr>
          <w:ilvl w:val="1"/>
          <w:numId w:val="16"/>
        </w:numPr>
        <w:spacing w:line="360" w:lineRule="auto"/>
      </w:pPr>
      <w:r>
        <w:t>Coordinated Multi-Site Attack</w:t>
      </w:r>
    </w:p>
    <w:p w14:paraId="17D53FED" w14:textId="77777777" w:rsidR="008D3C17" w:rsidRDefault="00000000" w:rsidP="005A008E">
      <w:pPr>
        <w:pStyle w:val="Compact"/>
        <w:numPr>
          <w:ilvl w:val="1"/>
          <w:numId w:val="16"/>
        </w:numPr>
        <w:spacing w:line="360" w:lineRule="auto"/>
      </w:pPr>
      <w:r>
        <w:t>Lone Actor Attack</w:t>
      </w:r>
    </w:p>
    <w:p w14:paraId="6B023878" w14:textId="77777777" w:rsidR="008D3C17" w:rsidRDefault="00000000" w:rsidP="005A008E">
      <w:pPr>
        <w:pStyle w:val="Compact"/>
        <w:numPr>
          <w:ilvl w:val="1"/>
          <w:numId w:val="16"/>
        </w:numPr>
        <w:spacing w:line="360" w:lineRule="auto"/>
      </w:pPr>
      <w:r>
        <w:t>Armed Raid</w:t>
      </w:r>
    </w:p>
    <w:p w14:paraId="4F3D3779" w14:textId="77777777" w:rsidR="008D3C17" w:rsidRDefault="00000000" w:rsidP="005A008E">
      <w:pPr>
        <w:pStyle w:val="Compact"/>
        <w:numPr>
          <w:ilvl w:val="0"/>
          <w:numId w:val="14"/>
        </w:numPr>
        <w:spacing w:line="360" w:lineRule="auto"/>
      </w:pPr>
      <w:r>
        <w:t>Kidnapping / Hostage-Taking (Terrorism)</w:t>
      </w:r>
    </w:p>
    <w:p w14:paraId="7A85FBBD" w14:textId="77777777" w:rsidR="008D3C17" w:rsidRDefault="00000000" w:rsidP="005A008E">
      <w:pPr>
        <w:pStyle w:val="Compact"/>
        <w:numPr>
          <w:ilvl w:val="0"/>
          <w:numId w:val="14"/>
        </w:numPr>
        <w:spacing w:line="360" w:lineRule="auto"/>
      </w:pPr>
      <w:r>
        <w:t>Assassination (Terrorism)</w:t>
      </w:r>
    </w:p>
    <w:p w14:paraId="01177940" w14:textId="77777777" w:rsidR="008D3C17" w:rsidRDefault="00000000" w:rsidP="005A008E">
      <w:pPr>
        <w:pStyle w:val="Compact"/>
        <w:numPr>
          <w:ilvl w:val="0"/>
          <w:numId w:val="14"/>
        </w:numPr>
        <w:spacing w:line="360" w:lineRule="auto"/>
      </w:pPr>
      <w:r>
        <w:t>Attack on Symbolic / Soft Targets</w:t>
      </w:r>
    </w:p>
    <w:p w14:paraId="7C933BD3" w14:textId="77777777" w:rsidR="008D3C17" w:rsidRDefault="00000000" w:rsidP="005A008E">
      <w:pPr>
        <w:pStyle w:val="Compact"/>
        <w:numPr>
          <w:ilvl w:val="1"/>
          <w:numId w:val="17"/>
        </w:numPr>
        <w:spacing w:line="360" w:lineRule="auto"/>
      </w:pPr>
      <w:r>
        <w:t>Attack on Religious Site</w:t>
      </w:r>
    </w:p>
    <w:p w14:paraId="376B1AF8" w14:textId="77777777" w:rsidR="008D3C17" w:rsidRDefault="00000000" w:rsidP="005A008E">
      <w:pPr>
        <w:pStyle w:val="Compact"/>
        <w:numPr>
          <w:ilvl w:val="1"/>
          <w:numId w:val="17"/>
        </w:numPr>
        <w:spacing w:line="360" w:lineRule="auto"/>
      </w:pPr>
      <w:r>
        <w:t>Attack on Educational Institution</w:t>
      </w:r>
    </w:p>
    <w:p w14:paraId="22F67124" w14:textId="77777777" w:rsidR="008D3C17" w:rsidRDefault="00000000" w:rsidP="005A008E">
      <w:pPr>
        <w:pStyle w:val="Compact"/>
        <w:numPr>
          <w:ilvl w:val="1"/>
          <w:numId w:val="17"/>
        </w:numPr>
        <w:spacing w:line="360" w:lineRule="auto"/>
      </w:pPr>
      <w:r>
        <w:t>Attack on Healthcare Facility</w:t>
      </w:r>
    </w:p>
    <w:p w14:paraId="635F2BC5" w14:textId="77777777" w:rsidR="008D3C17" w:rsidRDefault="00000000" w:rsidP="005A008E">
      <w:pPr>
        <w:pStyle w:val="Compact"/>
        <w:numPr>
          <w:ilvl w:val="1"/>
          <w:numId w:val="17"/>
        </w:numPr>
        <w:spacing w:line="360" w:lineRule="auto"/>
      </w:pPr>
      <w:r>
        <w:t>Attack on Humanitarian / Aid Workers</w:t>
      </w:r>
    </w:p>
    <w:p w14:paraId="551F1F86" w14:textId="77777777" w:rsidR="008D3C17" w:rsidRDefault="00000000" w:rsidP="005A008E">
      <w:pPr>
        <w:pStyle w:val="Compact"/>
        <w:numPr>
          <w:ilvl w:val="1"/>
          <w:numId w:val="17"/>
        </w:numPr>
        <w:spacing w:line="360" w:lineRule="auto"/>
      </w:pPr>
      <w:r>
        <w:t>Attack on Transportation</w:t>
      </w:r>
    </w:p>
    <w:p w14:paraId="2609344B" w14:textId="77777777" w:rsidR="008D3C17" w:rsidRDefault="00000000" w:rsidP="005A008E">
      <w:pPr>
        <w:pStyle w:val="Compact"/>
        <w:numPr>
          <w:ilvl w:val="1"/>
          <w:numId w:val="17"/>
        </w:numPr>
        <w:spacing w:line="360" w:lineRule="auto"/>
      </w:pPr>
      <w:r>
        <w:t>Attack on Commercial / Economic Target</w:t>
      </w:r>
    </w:p>
    <w:p w14:paraId="4A27E834" w14:textId="77777777" w:rsidR="008D3C17" w:rsidRDefault="00000000">
      <w:pPr>
        <w:pStyle w:val="Heading4"/>
        <w:numPr>
          <w:ilvl w:val="0"/>
          <w:numId w:val="0"/>
        </w:numPr>
        <w:spacing w:line="360" w:lineRule="auto"/>
        <w:pPrChange w:id="756" w:author="Accreditation" w:date="2026-05-20T16:09:00Z" w16du:dateUtc="2026-05-20T13:09:00Z">
          <w:pPr>
            <w:pStyle w:val="Heading4"/>
            <w:spacing w:line="360" w:lineRule="auto"/>
          </w:pPr>
        </w:pPrChange>
      </w:pPr>
      <w:bookmarkStart w:id="757" w:name="level-2-coup-and-regime-change-violence"/>
      <w:bookmarkEnd w:id="755"/>
      <w:r>
        <w:t>Level 2: Coup and Regime Change Violence</w:t>
      </w:r>
    </w:p>
    <w:p w14:paraId="7803ED40" w14:textId="77777777" w:rsidR="008D3C17" w:rsidRDefault="00000000" w:rsidP="005A008E">
      <w:pPr>
        <w:pStyle w:val="Compact"/>
        <w:numPr>
          <w:ilvl w:val="0"/>
          <w:numId w:val="18"/>
        </w:numPr>
        <w:spacing w:line="360" w:lineRule="auto"/>
      </w:pPr>
      <w:r>
        <w:t>Military Coup (Violent)</w:t>
      </w:r>
    </w:p>
    <w:p w14:paraId="49B1B2B3" w14:textId="77777777" w:rsidR="008D3C17" w:rsidRDefault="00000000" w:rsidP="005A008E">
      <w:pPr>
        <w:pStyle w:val="Compact"/>
        <w:numPr>
          <w:ilvl w:val="0"/>
          <w:numId w:val="18"/>
        </w:numPr>
        <w:spacing w:line="360" w:lineRule="auto"/>
      </w:pPr>
      <w:r>
        <w:t>Coup-Related Violence</w:t>
      </w:r>
    </w:p>
    <w:p w14:paraId="41216002" w14:textId="77777777" w:rsidR="008D3C17" w:rsidRDefault="00000000" w:rsidP="005A008E">
      <w:pPr>
        <w:pStyle w:val="Compact"/>
        <w:numPr>
          <w:ilvl w:val="0"/>
          <w:numId w:val="18"/>
        </w:numPr>
        <w:spacing w:line="360" w:lineRule="auto"/>
      </w:pPr>
      <w:r>
        <w:t>Assassination (Regime Change)</w:t>
      </w:r>
    </w:p>
    <w:p w14:paraId="386D048B" w14:textId="77777777" w:rsidR="008D3C17" w:rsidRDefault="00000000">
      <w:pPr>
        <w:pStyle w:val="Heading4"/>
        <w:numPr>
          <w:ilvl w:val="0"/>
          <w:numId w:val="0"/>
        </w:numPr>
        <w:spacing w:line="360" w:lineRule="auto"/>
        <w:pPrChange w:id="758" w:author="Accreditation" w:date="2026-05-20T16:09:00Z" w16du:dateUtc="2026-05-20T13:09:00Z">
          <w:pPr>
            <w:pStyle w:val="Heading4"/>
            <w:spacing w:line="360" w:lineRule="auto"/>
          </w:pPr>
        </w:pPrChange>
      </w:pPr>
      <w:bookmarkStart w:id="759" w:name="level-2-election-violence"/>
      <w:bookmarkEnd w:id="757"/>
      <w:r>
        <w:t>Level 2: Election Violence</w:t>
      </w:r>
    </w:p>
    <w:p w14:paraId="49541DD7" w14:textId="77777777" w:rsidR="008D3C17" w:rsidRDefault="00000000" w:rsidP="005A008E">
      <w:pPr>
        <w:pStyle w:val="Compact"/>
        <w:numPr>
          <w:ilvl w:val="0"/>
          <w:numId w:val="19"/>
        </w:numPr>
        <w:spacing w:line="360" w:lineRule="auto"/>
      </w:pPr>
      <w:r>
        <w:t>Campaign Violence</w:t>
      </w:r>
    </w:p>
    <w:p w14:paraId="3B0996AD" w14:textId="77777777" w:rsidR="008D3C17" w:rsidRDefault="00000000" w:rsidP="005A008E">
      <w:pPr>
        <w:pStyle w:val="Compact"/>
        <w:numPr>
          <w:ilvl w:val="1"/>
          <w:numId w:val="20"/>
        </w:numPr>
        <w:spacing w:line="360" w:lineRule="auto"/>
      </w:pPr>
      <w:r>
        <w:t>Attack on Candidate / Political Figure</w:t>
      </w:r>
    </w:p>
    <w:p w14:paraId="79E62EF4" w14:textId="77777777" w:rsidR="008D3C17" w:rsidRDefault="00000000" w:rsidP="005A008E">
      <w:pPr>
        <w:pStyle w:val="Compact"/>
        <w:numPr>
          <w:ilvl w:val="1"/>
          <w:numId w:val="20"/>
        </w:numPr>
        <w:spacing w:line="360" w:lineRule="auto"/>
      </w:pPr>
      <w:r>
        <w:t>Attack on Campaign Event</w:t>
      </w:r>
    </w:p>
    <w:p w14:paraId="0EA44B1E" w14:textId="77777777" w:rsidR="008D3C17" w:rsidRDefault="00000000" w:rsidP="005A008E">
      <w:pPr>
        <w:pStyle w:val="Compact"/>
        <w:numPr>
          <w:ilvl w:val="1"/>
          <w:numId w:val="20"/>
        </w:numPr>
        <w:spacing w:line="360" w:lineRule="auto"/>
      </w:pPr>
      <w:r>
        <w:t>Violence Against Party Members / Supporters</w:t>
      </w:r>
    </w:p>
    <w:p w14:paraId="4FE276C5" w14:textId="77777777" w:rsidR="008D3C17" w:rsidRDefault="00000000" w:rsidP="005A008E">
      <w:pPr>
        <w:pStyle w:val="Compact"/>
        <w:numPr>
          <w:ilvl w:val="0"/>
          <w:numId w:val="19"/>
        </w:numPr>
        <w:spacing w:line="360" w:lineRule="auto"/>
      </w:pPr>
      <w:r>
        <w:t>Voting Day Violence</w:t>
      </w:r>
    </w:p>
    <w:p w14:paraId="3DF3383C" w14:textId="77777777" w:rsidR="008D3C17" w:rsidRDefault="00000000" w:rsidP="005A008E">
      <w:pPr>
        <w:pStyle w:val="Compact"/>
        <w:numPr>
          <w:ilvl w:val="1"/>
          <w:numId w:val="21"/>
        </w:numPr>
        <w:spacing w:line="360" w:lineRule="auto"/>
      </w:pPr>
      <w:r>
        <w:t>Attack on Polling Station</w:t>
      </w:r>
    </w:p>
    <w:p w14:paraId="36C13961" w14:textId="77777777" w:rsidR="008D3C17" w:rsidRDefault="00000000" w:rsidP="005A008E">
      <w:pPr>
        <w:pStyle w:val="Compact"/>
        <w:numPr>
          <w:ilvl w:val="1"/>
          <w:numId w:val="21"/>
        </w:numPr>
        <w:spacing w:line="360" w:lineRule="auto"/>
      </w:pPr>
      <w:r>
        <w:t>Voter Intimidation with Violence</w:t>
      </w:r>
    </w:p>
    <w:p w14:paraId="2DC30113" w14:textId="77777777" w:rsidR="008D3C17" w:rsidRDefault="00000000" w:rsidP="005A008E">
      <w:pPr>
        <w:pStyle w:val="Compact"/>
        <w:numPr>
          <w:ilvl w:val="0"/>
          <w:numId w:val="19"/>
        </w:numPr>
        <w:spacing w:line="360" w:lineRule="auto"/>
      </w:pPr>
      <w:r>
        <w:lastRenderedPageBreak/>
        <w:t>Post-Election Violence</w:t>
      </w:r>
    </w:p>
    <w:p w14:paraId="2D0D10A4" w14:textId="77777777" w:rsidR="008D3C17" w:rsidRDefault="00000000" w:rsidP="005A008E">
      <w:pPr>
        <w:pStyle w:val="Compact"/>
        <w:numPr>
          <w:ilvl w:val="1"/>
          <w:numId w:val="22"/>
        </w:numPr>
        <w:spacing w:line="360" w:lineRule="auto"/>
      </w:pPr>
      <w:r>
        <w:t>Election Protest Violence</w:t>
      </w:r>
    </w:p>
    <w:p w14:paraId="69443C24" w14:textId="77777777" w:rsidR="008D3C17" w:rsidRDefault="00000000" w:rsidP="005A008E">
      <w:pPr>
        <w:pStyle w:val="Compact"/>
        <w:numPr>
          <w:ilvl w:val="1"/>
          <w:numId w:val="22"/>
        </w:numPr>
        <w:spacing w:line="360" w:lineRule="auto"/>
      </w:pPr>
      <w:r>
        <w:t>Targeted Violence Against Opposing Group</w:t>
      </w:r>
    </w:p>
    <w:p w14:paraId="79C425BD" w14:textId="77777777" w:rsidR="008D3C17" w:rsidRDefault="00000000">
      <w:pPr>
        <w:pStyle w:val="Heading4"/>
        <w:numPr>
          <w:ilvl w:val="0"/>
          <w:numId w:val="0"/>
        </w:numPr>
        <w:spacing w:line="360" w:lineRule="auto"/>
        <w:pPrChange w:id="760" w:author="Accreditation" w:date="2026-05-20T16:09:00Z" w16du:dateUtc="2026-05-20T13:09:00Z">
          <w:pPr>
            <w:pStyle w:val="Heading4"/>
            <w:spacing w:line="360" w:lineRule="auto"/>
          </w:pPr>
        </w:pPrChange>
      </w:pPr>
      <w:bookmarkStart w:id="761" w:name="level-2-political-repression"/>
      <w:bookmarkEnd w:id="759"/>
      <w:r>
        <w:t>Level 2: Political Repression</w:t>
      </w:r>
    </w:p>
    <w:p w14:paraId="74E8BCBE" w14:textId="77777777" w:rsidR="008D3C17" w:rsidRDefault="00000000" w:rsidP="005A008E">
      <w:pPr>
        <w:pStyle w:val="Compact"/>
        <w:numPr>
          <w:ilvl w:val="0"/>
          <w:numId w:val="23"/>
        </w:numPr>
        <w:spacing w:line="360" w:lineRule="auto"/>
      </w:pPr>
      <w:r>
        <w:t>Violent Suppression of Protests</w:t>
      </w:r>
    </w:p>
    <w:p w14:paraId="1F9DB33F" w14:textId="77777777" w:rsidR="008D3C17" w:rsidRDefault="00000000" w:rsidP="005A008E">
      <w:pPr>
        <w:pStyle w:val="Compact"/>
        <w:numPr>
          <w:ilvl w:val="0"/>
          <w:numId w:val="23"/>
        </w:numPr>
        <w:spacing w:line="360" w:lineRule="auto"/>
      </w:pPr>
      <w:r>
        <w:t>Targeted Killings of Political Opponents</w:t>
      </w:r>
    </w:p>
    <w:p w14:paraId="7FF232DA" w14:textId="77777777" w:rsidR="008D3C17" w:rsidRDefault="00000000" w:rsidP="005A008E">
      <w:pPr>
        <w:pStyle w:val="Compact"/>
        <w:numPr>
          <w:ilvl w:val="0"/>
          <w:numId w:val="23"/>
        </w:numPr>
        <w:spacing w:line="360" w:lineRule="auto"/>
      </w:pPr>
      <w:r>
        <w:t>Mass Arrests with Violence</w:t>
      </w:r>
    </w:p>
    <w:p w14:paraId="0995D387" w14:textId="77777777" w:rsidR="008D3C17" w:rsidRDefault="00000000">
      <w:pPr>
        <w:pStyle w:val="Heading3"/>
        <w:numPr>
          <w:ilvl w:val="0"/>
          <w:numId w:val="0"/>
        </w:numPr>
        <w:spacing w:line="360" w:lineRule="auto"/>
        <w:pPrChange w:id="762" w:author="Accreditation" w:date="2026-05-20T16:09:00Z" w16du:dateUtc="2026-05-20T13:09:00Z">
          <w:pPr>
            <w:pStyle w:val="Heading3"/>
            <w:spacing w:line="360" w:lineRule="auto"/>
          </w:pPr>
        </w:pPrChange>
      </w:pPr>
      <w:bookmarkStart w:id="763" w:name="level-1-criminal-violence"/>
      <w:bookmarkEnd w:id="751"/>
      <w:bookmarkEnd w:id="761"/>
      <w:r>
        <w:t>Level 1: CRIMINAL VIOLENCE</w:t>
      </w:r>
    </w:p>
    <w:p w14:paraId="53E09F1C" w14:textId="77777777" w:rsidR="008D3C17" w:rsidRDefault="00000000">
      <w:pPr>
        <w:pStyle w:val="Heading4"/>
        <w:numPr>
          <w:ilvl w:val="0"/>
          <w:numId w:val="0"/>
        </w:numPr>
        <w:spacing w:line="360" w:lineRule="auto"/>
        <w:pPrChange w:id="764" w:author="Accreditation" w:date="2026-05-20T16:09:00Z" w16du:dateUtc="2026-05-20T13:09:00Z">
          <w:pPr>
            <w:pStyle w:val="Heading4"/>
            <w:spacing w:line="360" w:lineRule="auto"/>
          </w:pPr>
        </w:pPrChange>
      </w:pPr>
      <w:bookmarkStart w:id="765" w:name="level-2-organised-crime-violence"/>
      <w:r>
        <w:t>Level 2: Organised Crime Violence</w:t>
      </w:r>
    </w:p>
    <w:p w14:paraId="6B44D06F" w14:textId="77777777" w:rsidR="008D3C17" w:rsidRDefault="00000000" w:rsidP="005A008E">
      <w:pPr>
        <w:pStyle w:val="Compact"/>
        <w:numPr>
          <w:ilvl w:val="0"/>
          <w:numId w:val="24"/>
        </w:numPr>
        <w:spacing w:line="360" w:lineRule="auto"/>
      </w:pPr>
      <w:r>
        <w:t>Gang Warfare / Turf Violence</w:t>
      </w:r>
    </w:p>
    <w:p w14:paraId="49FD154E" w14:textId="77777777" w:rsidR="008D3C17" w:rsidRDefault="00000000" w:rsidP="005A008E">
      <w:pPr>
        <w:pStyle w:val="Compact"/>
        <w:numPr>
          <w:ilvl w:val="0"/>
          <w:numId w:val="24"/>
        </w:numPr>
        <w:spacing w:line="360" w:lineRule="auto"/>
      </w:pPr>
      <w:r>
        <w:t>Assassination (Criminal)</w:t>
      </w:r>
    </w:p>
    <w:p w14:paraId="0D27293B" w14:textId="77777777" w:rsidR="008D3C17" w:rsidRDefault="00000000" w:rsidP="005A008E">
      <w:pPr>
        <w:pStyle w:val="Compact"/>
        <w:numPr>
          <w:ilvl w:val="0"/>
          <w:numId w:val="24"/>
        </w:numPr>
        <w:spacing w:line="360" w:lineRule="auto"/>
      </w:pPr>
      <w:r>
        <w:t>Violence Against Law Enforcement</w:t>
      </w:r>
    </w:p>
    <w:p w14:paraId="32657262" w14:textId="77777777" w:rsidR="008D3C17" w:rsidRDefault="00000000">
      <w:pPr>
        <w:pStyle w:val="Heading4"/>
        <w:numPr>
          <w:ilvl w:val="0"/>
          <w:numId w:val="0"/>
        </w:numPr>
        <w:spacing w:line="360" w:lineRule="auto"/>
        <w:pPrChange w:id="766" w:author="Accreditation" w:date="2026-05-20T16:09:00Z" w16du:dateUtc="2026-05-20T13:09:00Z">
          <w:pPr>
            <w:pStyle w:val="Heading4"/>
            <w:spacing w:line="360" w:lineRule="auto"/>
          </w:pPr>
        </w:pPrChange>
      </w:pPr>
      <w:bookmarkStart w:id="767" w:name="level-2-armed-robbery-banditry"/>
      <w:bookmarkEnd w:id="765"/>
      <w:r>
        <w:t>Level 2: Armed Robbery / Banditry</w:t>
      </w:r>
    </w:p>
    <w:p w14:paraId="78E1EB0C" w14:textId="77777777" w:rsidR="008D3C17" w:rsidRDefault="00000000" w:rsidP="005A008E">
      <w:pPr>
        <w:pStyle w:val="Compact"/>
        <w:numPr>
          <w:ilvl w:val="0"/>
          <w:numId w:val="25"/>
        </w:numPr>
        <w:spacing w:line="360" w:lineRule="auto"/>
      </w:pPr>
      <w:r>
        <w:t>Highway Robbery / Banditry</w:t>
      </w:r>
    </w:p>
    <w:p w14:paraId="0E031636" w14:textId="77777777" w:rsidR="008D3C17" w:rsidRDefault="00000000" w:rsidP="005A008E">
      <w:pPr>
        <w:pStyle w:val="Compact"/>
        <w:numPr>
          <w:ilvl w:val="0"/>
          <w:numId w:val="25"/>
        </w:numPr>
        <w:spacing w:line="360" w:lineRule="auto"/>
      </w:pPr>
      <w:r>
        <w:t>Bank / Business Robbery</w:t>
      </w:r>
    </w:p>
    <w:p w14:paraId="2777C9FE" w14:textId="77777777" w:rsidR="008D3C17" w:rsidRDefault="00000000" w:rsidP="005A008E">
      <w:pPr>
        <w:pStyle w:val="Compact"/>
        <w:numPr>
          <w:ilvl w:val="0"/>
          <w:numId w:val="25"/>
        </w:numPr>
        <w:spacing w:line="360" w:lineRule="auto"/>
      </w:pPr>
      <w:r>
        <w:t>Home Invasion / Residential Attack</w:t>
      </w:r>
    </w:p>
    <w:p w14:paraId="398CEDD7" w14:textId="77777777" w:rsidR="008D3C17" w:rsidRDefault="00000000" w:rsidP="005A008E">
      <w:pPr>
        <w:pStyle w:val="Compact"/>
        <w:numPr>
          <w:ilvl w:val="0"/>
          <w:numId w:val="25"/>
        </w:numPr>
        <w:spacing w:line="360" w:lineRule="auto"/>
      </w:pPr>
      <w:r>
        <w:t>Cattle Raiding (Criminal)</w:t>
      </w:r>
    </w:p>
    <w:p w14:paraId="6E8D1F67" w14:textId="77777777" w:rsidR="008D3C17" w:rsidRDefault="00000000">
      <w:pPr>
        <w:pStyle w:val="Heading4"/>
        <w:numPr>
          <w:ilvl w:val="0"/>
          <w:numId w:val="0"/>
        </w:numPr>
        <w:spacing w:line="360" w:lineRule="auto"/>
        <w:pPrChange w:id="768" w:author="Accreditation" w:date="2026-05-20T16:09:00Z" w16du:dateUtc="2026-05-20T13:09:00Z">
          <w:pPr>
            <w:pStyle w:val="Heading4"/>
            <w:spacing w:line="360" w:lineRule="auto"/>
          </w:pPr>
        </w:pPrChange>
      </w:pPr>
      <w:bookmarkStart w:id="769" w:name="level-2-kidnapping-for-ransom-criminal"/>
      <w:bookmarkEnd w:id="767"/>
      <w:r>
        <w:t>Level 2: Kidnapping for Ransom (Criminal)</w:t>
      </w:r>
    </w:p>
    <w:p w14:paraId="36FAAB81" w14:textId="77777777" w:rsidR="008D3C17" w:rsidRDefault="00000000" w:rsidP="005A008E">
      <w:pPr>
        <w:pStyle w:val="Compact"/>
        <w:numPr>
          <w:ilvl w:val="0"/>
          <w:numId w:val="26"/>
        </w:numPr>
        <w:spacing w:line="360" w:lineRule="auto"/>
      </w:pPr>
      <w:r>
        <w:t>Individual / Family Kidnapping</w:t>
      </w:r>
    </w:p>
    <w:p w14:paraId="49923BB8" w14:textId="77777777" w:rsidR="008D3C17" w:rsidRDefault="00000000" w:rsidP="005A008E">
      <w:pPr>
        <w:pStyle w:val="Compact"/>
        <w:numPr>
          <w:ilvl w:val="0"/>
          <w:numId w:val="26"/>
        </w:numPr>
        <w:spacing w:line="360" w:lineRule="auto"/>
      </w:pPr>
      <w:r>
        <w:t>Maritime Kidnapping / Piracy with Violence</w:t>
      </w:r>
    </w:p>
    <w:p w14:paraId="0A09E31B" w14:textId="77777777" w:rsidR="008D3C17" w:rsidRDefault="00000000">
      <w:pPr>
        <w:pStyle w:val="Heading4"/>
        <w:numPr>
          <w:ilvl w:val="0"/>
          <w:numId w:val="0"/>
        </w:numPr>
        <w:spacing w:line="360" w:lineRule="auto"/>
        <w:pPrChange w:id="770" w:author="Accreditation" w:date="2026-05-20T16:09:00Z" w16du:dateUtc="2026-05-20T13:09:00Z">
          <w:pPr>
            <w:pStyle w:val="Heading4"/>
            <w:spacing w:line="360" w:lineRule="auto"/>
          </w:pPr>
        </w:pPrChange>
      </w:pPr>
      <w:bookmarkStart w:id="771" w:name="level-2-criminal-gang-violence"/>
      <w:bookmarkEnd w:id="769"/>
      <w:r>
        <w:t>Level 2: Criminal Gang Violence</w:t>
      </w:r>
    </w:p>
    <w:p w14:paraId="385A2D72" w14:textId="77777777" w:rsidR="008D3C17" w:rsidRDefault="00000000">
      <w:pPr>
        <w:pStyle w:val="Heading3"/>
        <w:numPr>
          <w:ilvl w:val="0"/>
          <w:numId w:val="0"/>
        </w:numPr>
        <w:spacing w:line="360" w:lineRule="auto"/>
        <w:pPrChange w:id="772" w:author="Accreditation" w:date="2026-05-20T16:09:00Z" w16du:dateUtc="2026-05-20T13:09:00Z">
          <w:pPr>
            <w:pStyle w:val="Heading3"/>
            <w:spacing w:line="360" w:lineRule="auto"/>
          </w:pPr>
        </w:pPrChange>
      </w:pPr>
      <w:bookmarkStart w:id="773" w:name="level-1-communal-violence"/>
      <w:bookmarkEnd w:id="763"/>
      <w:bookmarkEnd w:id="771"/>
      <w:r>
        <w:t>Level 1: COMMUNAL VIOLENCE</w:t>
      </w:r>
    </w:p>
    <w:p w14:paraId="768E2F73" w14:textId="77777777" w:rsidR="008D3C17" w:rsidRDefault="00000000">
      <w:pPr>
        <w:pStyle w:val="Heading4"/>
        <w:numPr>
          <w:ilvl w:val="0"/>
          <w:numId w:val="0"/>
        </w:numPr>
        <w:spacing w:line="360" w:lineRule="auto"/>
        <w:pPrChange w:id="774" w:author="Accreditation" w:date="2026-05-20T16:09:00Z" w16du:dateUtc="2026-05-20T13:09:00Z">
          <w:pPr>
            <w:pStyle w:val="Heading4"/>
            <w:spacing w:line="360" w:lineRule="auto"/>
          </w:pPr>
        </w:pPrChange>
      </w:pPr>
      <w:bookmarkStart w:id="775" w:name="level-2-ethnic-tribal-conflict"/>
      <w:r>
        <w:t>Level 2: Ethnic / Tribal Conflict</w:t>
      </w:r>
    </w:p>
    <w:p w14:paraId="47BF4218" w14:textId="77777777" w:rsidR="008D3C17" w:rsidRDefault="00000000" w:rsidP="005A008E">
      <w:pPr>
        <w:pStyle w:val="Compact"/>
        <w:numPr>
          <w:ilvl w:val="0"/>
          <w:numId w:val="27"/>
        </w:numPr>
        <w:spacing w:line="360" w:lineRule="auto"/>
      </w:pPr>
      <w:r>
        <w:t>Ethnic Clash / Battle</w:t>
      </w:r>
    </w:p>
    <w:p w14:paraId="0F575B2D" w14:textId="77777777" w:rsidR="008D3C17" w:rsidRDefault="00000000" w:rsidP="005A008E">
      <w:pPr>
        <w:pStyle w:val="Compact"/>
        <w:numPr>
          <w:ilvl w:val="0"/>
          <w:numId w:val="27"/>
        </w:numPr>
        <w:spacing w:line="360" w:lineRule="auto"/>
      </w:pPr>
      <w:r>
        <w:t>Ethnic Massacre</w:t>
      </w:r>
    </w:p>
    <w:p w14:paraId="255199A0" w14:textId="77777777" w:rsidR="008D3C17" w:rsidRDefault="00000000" w:rsidP="005A008E">
      <w:pPr>
        <w:pStyle w:val="Compact"/>
        <w:numPr>
          <w:ilvl w:val="0"/>
          <w:numId w:val="27"/>
        </w:numPr>
        <w:spacing w:line="360" w:lineRule="auto"/>
      </w:pPr>
      <w:r>
        <w:lastRenderedPageBreak/>
        <w:t>Ethnic Revenge Attack</w:t>
      </w:r>
    </w:p>
    <w:p w14:paraId="467F6584" w14:textId="77777777" w:rsidR="008D3C17" w:rsidRDefault="00000000">
      <w:pPr>
        <w:pStyle w:val="Heading4"/>
        <w:numPr>
          <w:ilvl w:val="0"/>
          <w:numId w:val="0"/>
        </w:numPr>
        <w:spacing w:line="360" w:lineRule="auto"/>
        <w:pPrChange w:id="776" w:author="Accreditation" w:date="2026-05-20T16:09:00Z" w16du:dateUtc="2026-05-20T13:09:00Z">
          <w:pPr>
            <w:pStyle w:val="Heading4"/>
            <w:spacing w:line="360" w:lineRule="auto"/>
          </w:pPr>
        </w:pPrChange>
      </w:pPr>
      <w:bookmarkStart w:id="777" w:name="level-2-religious-violence"/>
      <w:bookmarkEnd w:id="775"/>
      <w:r>
        <w:t>Level 2: Religious Violence</w:t>
      </w:r>
    </w:p>
    <w:p w14:paraId="2066635B" w14:textId="77777777" w:rsidR="008D3C17" w:rsidRDefault="00000000" w:rsidP="005A008E">
      <w:pPr>
        <w:pStyle w:val="Compact"/>
        <w:numPr>
          <w:ilvl w:val="0"/>
          <w:numId w:val="28"/>
        </w:numPr>
        <w:spacing w:line="360" w:lineRule="auto"/>
      </w:pPr>
      <w:r>
        <w:t>Sectarian Violence</w:t>
      </w:r>
    </w:p>
    <w:p w14:paraId="12FE4AD7" w14:textId="77777777" w:rsidR="008D3C17" w:rsidRDefault="00000000" w:rsidP="005A008E">
      <w:pPr>
        <w:pStyle w:val="Compact"/>
        <w:numPr>
          <w:ilvl w:val="0"/>
          <w:numId w:val="28"/>
        </w:numPr>
        <w:spacing w:line="360" w:lineRule="auto"/>
      </w:pPr>
      <w:r>
        <w:t>Attack on Religious Community</w:t>
      </w:r>
    </w:p>
    <w:p w14:paraId="4089D719" w14:textId="77777777" w:rsidR="008D3C17" w:rsidRDefault="00000000" w:rsidP="005A008E">
      <w:pPr>
        <w:pStyle w:val="Compact"/>
        <w:numPr>
          <w:ilvl w:val="0"/>
          <w:numId w:val="28"/>
        </w:numPr>
        <w:spacing w:line="360" w:lineRule="auto"/>
      </w:pPr>
      <w:r>
        <w:t>Religious Site Desecration with Violence</w:t>
      </w:r>
    </w:p>
    <w:p w14:paraId="030DAE61" w14:textId="77777777" w:rsidR="008D3C17" w:rsidRDefault="00000000">
      <w:pPr>
        <w:pStyle w:val="Heading4"/>
        <w:numPr>
          <w:ilvl w:val="0"/>
          <w:numId w:val="0"/>
        </w:numPr>
        <w:spacing w:line="360" w:lineRule="auto"/>
        <w:pPrChange w:id="778" w:author="Accreditation" w:date="2026-05-20T16:09:00Z" w16du:dateUtc="2026-05-20T13:09:00Z">
          <w:pPr>
            <w:pStyle w:val="Heading4"/>
            <w:spacing w:line="360" w:lineRule="auto"/>
          </w:pPr>
        </w:pPrChange>
      </w:pPr>
      <w:bookmarkStart w:id="779" w:name="level-2-resource-based-conflict"/>
      <w:bookmarkEnd w:id="777"/>
      <w:r>
        <w:t>Level 2: Resource-Based Conflict</w:t>
      </w:r>
    </w:p>
    <w:p w14:paraId="3EE77FFA" w14:textId="77777777" w:rsidR="008D3C17" w:rsidRDefault="00000000" w:rsidP="005A008E">
      <w:pPr>
        <w:pStyle w:val="Compact"/>
        <w:numPr>
          <w:ilvl w:val="0"/>
          <w:numId w:val="29"/>
        </w:numPr>
        <w:spacing w:line="360" w:lineRule="auto"/>
      </w:pPr>
      <w:r>
        <w:t>Land Conflict</w:t>
      </w:r>
    </w:p>
    <w:p w14:paraId="52257143" w14:textId="77777777" w:rsidR="008D3C17" w:rsidRDefault="00000000" w:rsidP="005A008E">
      <w:pPr>
        <w:pStyle w:val="Compact"/>
        <w:numPr>
          <w:ilvl w:val="0"/>
          <w:numId w:val="29"/>
        </w:numPr>
        <w:spacing w:line="360" w:lineRule="auto"/>
      </w:pPr>
      <w:r>
        <w:t>Water Conflict</w:t>
      </w:r>
    </w:p>
    <w:p w14:paraId="01770736" w14:textId="77777777" w:rsidR="008D3C17" w:rsidRDefault="00000000" w:rsidP="005A008E">
      <w:pPr>
        <w:pStyle w:val="Compact"/>
        <w:numPr>
          <w:ilvl w:val="0"/>
          <w:numId w:val="29"/>
        </w:numPr>
        <w:spacing w:line="360" w:lineRule="auto"/>
      </w:pPr>
      <w:r>
        <w:t>Mining / Resource Extraction Violence</w:t>
      </w:r>
    </w:p>
    <w:p w14:paraId="4E5C5D5C" w14:textId="77777777" w:rsidR="008D3C17" w:rsidRDefault="00000000">
      <w:pPr>
        <w:pStyle w:val="Heading4"/>
        <w:numPr>
          <w:ilvl w:val="0"/>
          <w:numId w:val="0"/>
        </w:numPr>
        <w:spacing w:line="360" w:lineRule="auto"/>
        <w:pPrChange w:id="780" w:author="Accreditation" w:date="2026-05-20T16:09:00Z" w16du:dateUtc="2026-05-20T13:09:00Z">
          <w:pPr>
            <w:pStyle w:val="Heading4"/>
            <w:spacing w:line="360" w:lineRule="auto"/>
          </w:pPr>
        </w:pPrChange>
      </w:pPr>
      <w:bookmarkStart w:id="781" w:name="level-2-pastoralist-farmer-clashes"/>
      <w:bookmarkEnd w:id="779"/>
      <w:r>
        <w:t>Level 2: Pastoralist-Farmer Clashes</w:t>
      </w:r>
    </w:p>
    <w:p w14:paraId="48767BD9" w14:textId="77777777" w:rsidR="008D3C17" w:rsidRDefault="00000000" w:rsidP="005A008E">
      <w:pPr>
        <w:pStyle w:val="Compact"/>
        <w:numPr>
          <w:ilvl w:val="0"/>
          <w:numId w:val="30"/>
        </w:numPr>
        <w:spacing w:line="360" w:lineRule="auto"/>
      </w:pPr>
      <w:r>
        <w:t>Grazing Conflict</w:t>
      </w:r>
    </w:p>
    <w:p w14:paraId="047A0894" w14:textId="77777777" w:rsidR="008D3C17" w:rsidRDefault="00000000" w:rsidP="005A008E">
      <w:pPr>
        <w:pStyle w:val="Compact"/>
        <w:numPr>
          <w:ilvl w:val="0"/>
          <w:numId w:val="30"/>
        </w:numPr>
        <w:spacing w:line="360" w:lineRule="auto"/>
      </w:pPr>
      <w:r>
        <w:t>Cattle Raiding (Communal)</w:t>
      </w:r>
    </w:p>
    <w:p w14:paraId="58A7D9F3" w14:textId="77777777" w:rsidR="008D3C17" w:rsidRDefault="00000000" w:rsidP="005A008E">
      <w:pPr>
        <w:pStyle w:val="Compact"/>
        <w:numPr>
          <w:ilvl w:val="0"/>
          <w:numId w:val="30"/>
        </w:numPr>
        <w:spacing w:line="360" w:lineRule="auto"/>
      </w:pPr>
      <w:r>
        <w:t>Revenge Raid (Pastoralist)</w:t>
      </w:r>
    </w:p>
    <w:p w14:paraId="3A61245B" w14:textId="77777777" w:rsidR="008D3C17" w:rsidRDefault="00000000">
      <w:pPr>
        <w:pStyle w:val="Heading3"/>
        <w:numPr>
          <w:ilvl w:val="0"/>
          <w:numId w:val="0"/>
        </w:numPr>
        <w:spacing w:line="360" w:lineRule="auto"/>
        <w:pPrChange w:id="782" w:author="Accreditation" w:date="2026-05-20T16:09:00Z" w16du:dateUtc="2026-05-20T13:09:00Z">
          <w:pPr>
            <w:pStyle w:val="Heading3"/>
            <w:spacing w:line="360" w:lineRule="auto"/>
          </w:pPr>
        </w:pPrChange>
      </w:pPr>
      <w:bookmarkStart w:id="783" w:name="level-1-state-violence-against-civilians"/>
      <w:bookmarkEnd w:id="773"/>
      <w:bookmarkEnd w:id="781"/>
      <w:r>
        <w:t>Level 1: STATE VIOLENCE AGAINST CIVILIANS</w:t>
      </w:r>
    </w:p>
    <w:p w14:paraId="3BBC922C" w14:textId="77777777" w:rsidR="008D3C17" w:rsidRDefault="00000000">
      <w:pPr>
        <w:pStyle w:val="Heading4"/>
        <w:numPr>
          <w:ilvl w:val="0"/>
          <w:numId w:val="0"/>
        </w:numPr>
        <w:spacing w:line="360" w:lineRule="auto"/>
        <w:pPrChange w:id="784" w:author="Accreditation" w:date="2026-05-20T16:10:00Z" w16du:dateUtc="2026-05-20T13:10:00Z">
          <w:pPr>
            <w:pStyle w:val="Heading4"/>
            <w:spacing w:line="360" w:lineRule="auto"/>
          </w:pPr>
        </w:pPrChange>
      </w:pPr>
      <w:bookmarkStart w:id="785" w:name="level-2-extrajudicial-killings"/>
      <w:r>
        <w:t>Level 2: Extrajudicial Killings</w:t>
      </w:r>
    </w:p>
    <w:p w14:paraId="4C407707" w14:textId="77777777" w:rsidR="008D3C17" w:rsidRDefault="00000000" w:rsidP="005A008E">
      <w:pPr>
        <w:pStyle w:val="Compact"/>
        <w:numPr>
          <w:ilvl w:val="0"/>
          <w:numId w:val="31"/>
        </w:numPr>
        <w:spacing w:line="360" w:lineRule="auto"/>
      </w:pPr>
      <w:r>
        <w:t>Summary Execution</w:t>
      </w:r>
    </w:p>
    <w:p w14:paraId="60232799" w14:textId="77777777" w:rsidR="008D3C17" w:rsidRDefault="00000000" w:rsidP="005A008E">
      <w:pPr>
        <w:pStyle w:val="Compact"/>
        <w:numPr>
          <w:ilvl w:val="0"/>
          <w:numId w:val="31"/>
        </w:numPr>
        <w:spacing w:line="360" w:lineRule="auto"/>
      </w:pPr>
      <w:r>
        <w:t>Enforced Disappearance Leading to Death</w:t>
      </w:r>
    </w:p>
    <w:p w14:paraId="3FB3138A" w14:textId="77777777" w:rsidR="008D3C17" w:rsidRDefault="00000000" w:rsidP="005A008E">
      <w:pPr>
        <w:pStyle w:val="Compact"/>
        <w:numPr>
          <w:ilvl w:val="0"/>
          <w:numId w:val="31"/>
        </w:numPr>
        <w:spacing w:line="360" w:lineRule="auto"/>
      </w:pPr>
      <w:r>
        <w:t>Torture Resulting in Death</w:t>
      </w:r>
    </w:p>
    <w:p w14:paraId="540171BE" w14:textId="77777777" w:rsidR="008D3C17" w:rsidRDefault="00000000">
      <w:pPr>
        <w:pStyle w:val="Heading4"/>
        <w:numPr>
          <w:ilvl w:val="0"/>
          <w:numId w:val="0"/>
        </w:numPr>
        <w:spacing w:line="360" w:lineRule="auto"/>
        <w:pPrChange w:id="786" w:author="Accreditation" w:date="2026-05-20T16:10:00Z" w16du:dateUtc="2026-05-20T13:10:00Z">
          <w:pPr>
            <w:pStyle w:val="Heading4"/>
            <w:spacing w:line="360" w:lineRule="auto"/>
          </w:pPr>
        </w:pPrChange>
      </w:pPr>
      <w:bookmarkStart w:id="787" w:name="level-2-state-repression-of-protests"/>
      <w:bookmarkEnd w:id="785"/>
      <w:r>
        <w:t>Level 2: State Repression of Protests</w:t>
      </w:r>
    </w:p>
    <w:p w14:paraId="56757358" w14:textId="77777777" w:rsidR="008D3C17" w:rsidRDefault="00000000" w:rsidP="005A008E">
      <w:pPr>
        <w:pStyle w:val="Compact"/>
        <w:numPr>
          <w:ilvl w:val="0"/>
          <w:numId w:val="32"/>
        </w:numPr>
        <w:spacing w:line="360" w:lineRule="auto"/>
      </w:pPr>
      <w:r>
        <w:t>Shooting of Protesters</w:t>
      </w:r>
    </w:p>
    <w:p w14:paraId="72D6D154" w14:textId="77777777" w:rsidR="008D3C17" w:rsidRDefault="00000000" w:rsidP="005A008E">
      <w:pPr>
        <w:pStyle w:val="Compact"/>
        <w:numPr>
          <w:ilvl w:val="0"/>
          <w:numId w:val="32"/>
        </w:numPr>
        <w:spacing w:line="360" w:lineRule="auto"/>
      </w:pPr>
      <w:r>
        <w:t>Violent Dispersal Resulting in Deaths</w:t>
      </w:r>
    </w:p>
    <w:p w14:paraId="362985F7" w14:textId="77777777" w:rsidR="008D3C17" w:rsidRDefault="00000000">
      <w:pPr>
        <w:pStyle w:val="Heading4"/>
        <w:numPr>
          <w:ilvl w:val="0"/>
          <w:numId w:val="0"/>
        </w:numPr>
        <w:spacing w:line="360" w:lineRule="auto"/>
        <w:pPrChange w:id="788" w:author="Accreditation" w:date="2026-05-20T16:11:00Z" w16du:dateUtc="2026-05-20T13:11:00Z">
          <w:pPr>
            <w:pStyle w:val="Heading4"/>
            <w:spacing w:line="360" w:lineRule="auto"/>
          </w:pPr>
        </w:pPrChange>
      </w:pPr>
      <w:bookmarkStart w:id="789" w:name="level-2-mass-atrocities-by-state-forces"/>
      <w:bookmarkEnd w:id="787"/>
      <w:r>
        <w:t>Level 2: Mass Atrocities by State Forces</w:t>
      </w:r>
    </w:p>
    <w:p w14:paraId="720537B5" w14:textId="77777777" w:rsidR="008D3C17" w:rsidRDefault="00000000" w:rsidP="005A008E">
      <w:pPr>
        <w:pStyle w:val="Compact"/>
        <w:numPr>
          <w:ilvl w:val="0"/>
          <w:numId w:val="33"/>
        </w:numPr>
        <w:spacing w:line="360" w:lineRule="auto"/>
      </w:pPr>
      <w:r>
        <w:t>Massacre by State Forces</w:t>
      </w:r>
    </w:p>
    <w:p w14:paraId="4D3718EF" w14:textId="77777777" w:rsidR="008D3C17" w:rsidRDefault="00000000" w:rsidP="005A008E">
      <w:pPr>
        <w:pStyle w:val="Compact"/>
        <w:numPr>
          <w:ilvl w:val="0"/>
          <w:numId w:val="33"/>
        </w:numPr>
        <w:spacing w:line="360" w:lineRule="auto"/>
      </w:pPr>
      <w:r>
        <w:t>Ethnic Cleansing by State</w:t>
      </w:r>
    </w:p>
    <w:p w14:paraId="55C45E2B" w14:textId="77777777" w:rsidR="008D3C17" w:rsidRDefault="00000000">
      <w:pPr>
        <w:pStyle w:val="Heading4"/>
        <w:numPr>
          <w:ilvl w:val="0"/>
          <w:numId w:val="0"/>
        </w:numPr>
        <w:spacing w:line="360" w:lineRule="auto"/>
        <w:pPrChange w:id="790" w:author="Accreditation" w:date="2026-05-20T16:11:00Z" w16du:dateUtc="2026-05-20T13:11:00Z">
          <w:pPr>
            <w:pStyle w:val="Heading4"/>
            <w:spacing w:line="360" w:lineRule="auto"/>
          </w:pPr>
        </w:pPrChange>
      </w:pPr>
      <w:bookmarkStart w:id="791" w:name="level-2-forced-displacement-by-state"/>
      <w:bookmarkEnd w:id="789"/>
      <w:r>
        <w:lastRenderedPageBreak/>
        <w:t>Level 2: Forced Displacement by State</w:t>
      </w:r>
    </w:p>
    <w:p w14:paraId="695D6D30" w14:textId="77777777" w:rsidR="008D3C17" w:rsidRDefault="00000000" w:rsidP="005A008E">
      <w:pPr>
        <w:pStyle w:val="Compact"/>
        <w:numPr>
          <w:ilvl w:val="0"/>
          <w:numId w:val="34"/>
        </w:numPr>
        <w:spacing w:line="360" w:lineRule="auto"/>
      </w:pPr>
      <w:r>
        <w:t>Violent Eviction</w:t>
      </w:r>
    </w:p>
    <w:p w14:paraId="4032B4E9" w14:textId="77777777" w:rsidR="008D3C17" w:rsidRDefault="00000000" w:rsidP="005A008E">
      <w:pPr>
        <w:pStyle w:val="Compact"/>
        <w:numPr>
          <w:ilvl w:val="0"/>
          <w:numId w:val="34"/>
        </w:numPr>
        <w:spacing w:line="360" w:lineRule="auto"/>
      </w:pPr>
      <w:r>
        <w:t>Village Burning / Destruction by State</w:t>
      </w:r>
    </w:p>
    <w:p w14:paraId="74532CC0" w14:textId="77777777" w:rsidR="008D3C17" w:rsidRDefault="00000000">
      <w:pPr>
        <w:pStyle w:val="Heading4"/>
        <w:numPr>
          <w:ilvl w:val="0"/>
          <w:numId w:val="0"/>
        </w:numPr>
        <w:spacing w:line="360" w:lineRule="auto"/>
        <w:pPrChange w:id="792" w:author="Accreditation" w:date="2026-05-20T16:11:00Z" w16du:dateUtc="2026-05-20T13:11:00Z">
          <w:pPr>
            <w:pStyle w:val="Heading4"/>
            <w:spacing w:line="360" w:lineRule="auto"/>
          </w:pPr>
        </w:pPrChange>
      </w:pPr>
      <w:bookmarkStart w:id="793" w:name="X463ef842c6a7770a20effbc06d649cd86fcd100"/>
      <w:bookmarkEnd w:id="791"/>
      <w:r>
        <w:t>Level 2: Arbitrary Detention with Violence</w:t>
      </w:r>
    </w:p>
    <w:p w14:paraId="35E8C759" w14:textId="77777777" w:rsidR="008D3C17" w:rsidRDefault="00000000" w:rsidP="005A008E">
      <w:pPr>
        <w:pStyle w:val="Compact"/>
        <w:numPr>
          <w:ilvl w:val="0"/>
          <w:numId w:val="35"/>
        </w:numPr>
        <w:spacing w:line="360" w:lineRule="auto"/>
      </w:pPr>
      <w:r>
        <w:t>Violent Mass Arrest Operation</w:t>
      </w:r>
    </w:p>
    <w:p w14:paraId="3E347614" w14:textId="77777777" w:rsidR="008D3C17" w:rsidRDefault="00000000">
      <w:pPr>
        <w:pStyle w:val="Heading3"/>
        <w:numPr>
          <w:ilvl w:val="0"/>
          <w:numId w:val="0"/>
        </w:numPr>
        <w:spacing w:line="360" w:lineRule="auto"/>
        <w:pPrChange w:id="794" w:author="Accreditation" w:date="2026-05-20T16:11:00Z" w16du:dateUtc="2026-05-20T13:11:00Z">
          <w:pPr>
            <w:pStyle w:val="Heading3"/>
            <w:spacing w:line="360" w:lineRule="auto"/>
          </w:pPr>
        </w:pPrChange>
      </w:pPr>
      <w:bookmarkStart w:id="795" w:name="classification-decision-rules"/>
      <w:bookmarkEnd w:id="783"/>
      <w:bookmarkEnd w:id="793"/>
      <w:r>
        <w:t>Classification decision rules</w:t>
      </w:r>
    </w:p>
    <w:p w14:paraId="7DA2A172" w14:textId="77777777" w:rsidR="008D3C17" w:rsidRDefault="00000000" w:rsidP="005A008E">
      <w:pPr>
        <w:pStyle w:val="Compact"/>
        <w:numPr>
          <w:ilvl w:val="0"/>
          <w:numId w:val="36"/>
        </w:numPr>
        <w:spacing w:line="360" w:lineRule="auto"/>
      </w:pPr>
      <w:r>
        <w:t xml:space="preserve">If state forces perpetrate violence against civilian victims engaged in political activity (protests, opposition activism), classify as </w:t>
      </w:r>
      <w:r>
        <w:rPr>
          <w:i/>
          <w:iCs/>
        </w:rPr>
        <w:t>Political Violence &gt; Political Repression</w:t>
      </w:r>
      <w:r>
        <w:t xml:space="preserve">. If victims are civilians not engaged in political activity, classify as </w:t>
      </w:r>
      <w:r>
        <w:rPr>
          <w:i/>
          <w:iCs/>
        </w:rPr>
        <w:t>State Violence Against Civilians</w:t>
      </w:r>
      <w:r>
        <w:t>.</w:t>
      </w:r>
    </w:p>
    <w:p w14:paraId="63189DDB" w14:textId="77777777" w:rsidR="008D3C17" w:rsidRDefault="00000000" w:rsidP="005A008E">
      <w:pPr>
        <w:pStyle w:val="Compact"/>
        <w:numPr>
          <w:ilvl w:val="0"/>
          <w:numId w:val="36"/>
        </w:numPr>
        <w:spacing w:line="360" w:lineRule="auto"/>
      </w:pPr>
      <w:r>
        <w:t xml:space="preserve">Kidnapping by a designated terrorist group is </w:t>
      </w:r>
      <w:r>
        <w:rPr>
          <w:i/>
          <w:iCs/>
        </w:rPr>
        <w:t>Political Violence &gt; Terrorism &gt; Kidnapping / Hostage-Taking</w:t>
      </w:r>
      <w:r>
        <w:t xml:space="preserve">; kidnapping by criminals with ransom demands is </w:t>
      </w:r>
      <w:r>
        <w:rPr>
          <w:i/>
          <w:iCs/>
        </w:rPr>
        <w:t>Criminal Violence &gt; Kidnapping for Ransom</w:t>
      </w:r>
      <w:r>
        <w:t>.</w:t>
      </w:r>
    </w:p>
    <w:p w14:paraId="426CB5BF" w14:textId="77777777" w:rsidR="008D3C17" w:rsidRDefault="00000000" w:rsidP="005A008E">
      <w:pPr>
        <w:pStyle w:val="Compact"/>
        <w:numPr>
          <w:ilvl w:val="0"/>
          <w:numId w:val="36"/>
        </w:numPr>
        <w:spacing w:line="360" w:lineRule="auto"/>
      </w:pPr>
      <w:r>
        <w:t xml:space="preserve">Cattle raiding by criminal gangs or bandits is </w:t>
      </w:r>
      <w:r>
        <w:rPr>
          <w:i/>
          <w:iCs/>
        </w:rPr>
        <w:t>Criminal Violence &gt; Armed Robbery / Banditry &gt; Cattle Raiding (Criminal)</w:t>
      </w:r>
      <w:r>
        <w:t xml:space="preserve">; cattle raiding by ethnic or pastoralist groups is </w:t>
      </w:r>
      <w:r>
        <w:rPr>
          <w:i/>
          <w:iCs/>
        </w:rPr>
        <w:t>Communal Violence &gt; Pastoralist-Farmer Clashes &gt; Cattle Raiding (Communal)</w:t>
      </w:r>
      <w:r>
        <w:t>.</w:t>
      </w:r>
    </w:p>
    <w:p w14:paraId="5F853C66" w14:textId="77777777" w:rsidR="008D3C17" w:rsidRDefault="00000000" w:rsidP="005A008E">
      <w:pPr>
        <w:pStyle w:val="Compact"/>
        <w:numPr>
          <w:ilvl w:val="0"/>
          <w:numId w:val="36"/>
        </w:numPr>
        <w:spacing w:line="360" w:lineRule="auto"/>
      </w:pPr>
      <w:r>
        <w:t>For events that span categories (for example, election violence by an ethnic militia), assign the primary category (Election Violence) and tag the secondary category (Communal Violence) as a multi-label.</w:t>
      </w:r>
    </w:p>
    <w:p w14:paraId="1B34FEED" w14:textId="77777777" w:rsidR="00A21834" w:rsidRDefault="00A21834">
      <w:pPr>
        <w:rPr>
          <w:ins w:id="796" w:author="Accreditation" w:date="2026-05-20T16:11:00Z" w16du:dateUtc="2026-05-20T13:11:00Z"/>
          <w:rFonts w:asciiTheme="majorHAnsi" w:eastAsiaTheme="majorEastAsia" w:hAnsiTheme="majorHAnsi" w:cstheme="majorBidi"/>
          <w:color w:val="0F4761" w:themeColor="accent1" w:themeShade="BF"/>
          <w:sz w:val="32"/>
          <w:szCs w:val="32"/>
        </w:rPr>
      </w:pPr>
      <w:bookmarkStart w:id="797" w:name="annex-c-knowledge-base-entries-excerpt"/>
      <w:bookmarkEnd w:id="744"/>
      <w:bookmarkEnd w:id="795"/>
      <w:ins w:id="798" w:author="Accreditation" w:date="2026-05-20T16:11:00Z" w16du:dateUtc="2026-05-20T13:11:00Z">
        <w:r>
          <w:br w:type="page"/>
        </w:r>
      </w:ins>
    </w:p>
    <w:p w14:paraId="156AF0FF" w14:textId="61B94265" w:rsidR="008D3C17" w:rsidRDefault="00000000">
      <w:pPr>
        <w:pStyle w:val="Heading2"/>
        <w:numPr>
          <w:ilvl w:val="0"/>
          <w:numId w:val="0"/>
        </w:numPr>
        <w:spacing w:line="360" w:lineRule="auto"/>
        <w:pPrChange w:id="799" w:author="Accreditation" w:date="2026-05-20T16:11:00Z" w16du:dateUtc="2026-05-20T13:11:00Z">
          <w:pPr>
            <w:pStyle w:val="Heading2"/>
            <w:spacing w:line="360" w:lineRule="auto"/>
          </w:pPr>
        </w:pPrChange>
      </w:pPr>
      <w:r>
        <w:lastRenderedPageBreak/>
        <w:t>Annex C: Knowledge Base Entries (Excerpt)</w:t>
      </w:r>
    </w:p>
    <w:p w14:paraId="42AC153E" w14:textId="77777777" w:rsidR="008D3C17" w:rsidRDefault="00000000" w:rsidP="005A008E">
      <w:pPr>
        <w:pStyle w:val="FirstParagraph"/>
        <w:spacing w:line="360" w:lineRule="auto"/>
      </w:pPr>
      <w:r>
        <w:t xml:space="preserve">The knowledge base contains approximately 150 armed groups. The following entries are an illustrative excerpt; the complete list is maintained in </w:t>
      </w:r>
      <w:r>
        <w:rPr>
          <w:rStyle w:val="VerbatimChar"/>
        </w:rPr>
        <w:t>backend/pipeline/kb.py</w:t>
      </w:r>
      <w:r>
        <w:t>.</w:t>
      </w:r>
    </w:p>
    <w:p w14:paraId="5EB7C49D" w14:textId="77777777" w:rsidR="008D3C17" w:rsidRDefault="00000000">
      <w:pPr>
        <w:pStyle w:val="Heading3"/>
        <w:numPr>
          <w:ilvl w:val="0"/>
          <w:numId w:val="49"/>
        </w:numPr>
        <w:spacing w:line="360" w:lineRule="auto"/>
        <w:pPrChange w:id="800" w:author="Accreditation" w:date="2026-05-20T16:14:00Z" w16du:dateUtc="2026-05-20T13:14:00Z">
          <w:pPr>
            <w:pStyle w:val="Heading3"/>
            <w:spacing w:line="360" w:lineRule="auto"/>
          </w:pPr>
        </w:pPrChange>
      </w:pPr>
      <w:bookmarkStart w:id="801" w:name="east-africa"/>
      <w:r>
        <w:t>East Africa</w:t>
      </w:r>
    </w:p>
    <w:tbl>
      <w:tblPr>
        <w:tblStyle w:val="Table"/>
        <w:tblW w:w="5000" w:type="pct"/>
        <w:tblLayout w:type="fixed"/>
        <w:tblLook w:val="0020" w:firstRow="1" w:lastRow="0" w:firstColumn="0" w:lastColumn="0" w:noHBand="0" w:noVBand="0"/>
        <w:tblPrChange w:id="802" w:author="Accreditation" w:date="2026-05-20T15:43:00Z" w16du:dateUtc="2026-05-20T12:43:00Z">
          <w:tblPr>
            <w:tblStyle w:val="Table"/>
            <w:tblW w:w="5000" w:type="pct"/>
            <w:tblLayout w:type="fixed"/>
            <w:tblLook w:val="0020" w:firstRow="1" w:lastRow="0" w:firstColumn="0" w:lastColumn="0" w:noHBand="0" w:noVBand="0"/>
          </w:tblPr>
        </w:tblPrChange>
      </w:tblPr>
      <w:tblGrid>
        <w:gridCol w:w="2536"/>
        <w:gridCol w:w="1429"/>
        <w:gridCol w:w="1271"/>
        <w:gridCol w:w="1119"/>
        <w:gridCol w:w="3005"/>
        <w:tblGridChange w:id="803">
          <w:tblGrid>
            <w:gridCol w:w="108"/>
            <w:gridCol w:w="2489"/>
            <w:gridCol w:w="47"/>
            <w:gridCol w:w="1414"/>
            <w:gridCol w:w="15"/>
            <w:gridCol w:w="1271"/>
            <w:gridCol w:w="12"/>
            <w:gridCol w:w="974"/>
            <w:gridCol w:w="133"/>
            <w:gridCol w:w="3005"/>
            <w:gridCol w:w="108"/>
          </w:tblGrid>
        </w:tblGridChange>
      </w:tblGrid>
      <w:tr w:rsidR="008D3C17" w14:paraId="12A25CC9" w14:textId="77777777" w:rsidTr="005A008E">
        <w:trPr>
          <w:cnfStyle w:val="100000000000" w:firstRow="1" w:lastRow="0" w:firstColumn="0" w:lastColumn="0" w:oddVBand="0" w:evenVBand="0" w:oddHBand="0" w:evenHBand="0" w:firstRowFirstColumn="0" w:firstRowLastColumn="0" w:lastRowFirstColumn="0" w:lastRowLastColumn="0"/>
          <w:tblHeader/>
          <w:trPrChange w:id="804" w:author="Accreditation" w:date="2026-05-20T15:43:00Z" w16du:dateUtc="2026-05-20T12:43:00Z">
            <w:trPr>
              <w:tblHeader/>
            </w:trPr>
          </w:trPrChange>
        </w:trPr>
        <w:tc>
          <w:tcPr>
            <w:tcW w:w="2597" w:type="dxa"/>
            <w:tcPrChange w:id="805" w:author="Accreditation" w:date="2026-05-20T15:43:00Z" w16du:dateUtc="2026-05-20T12:43:00Z">
              <w:tcPr>
                <w:tcW w:w="2147" w:type="dxa"/>
                <w:gridSpan w:val="2"/>
              </w:tcPr>
            </w:tcPrChange>
          </w:tcPr>
          <w:p w14:paraId="4AFE93C0" w14:textId="77777777" w:rsidR="008D3C17" w:rsidRDefault="00000000" w:rsidP="005A008E">
            <w:pPr>
              <w:pStyle w:val="Compact"/>
              <w:spacing w:line="360" w:lineRule="auto"/>
              <w:cnfStyle w:val="100000000000" w:firstRow="1" w:lastRow="0" w:firstColumn="0" w:lastColumn="0" w:oddVBand="0" w:evenVBand="0" w:oddHBand="0" w:evenHBand="0" w:firstRowFirstColumn="0" w:firstRowLastColumn="0" w:lastRowFirstColumn="0" w:lastRowLastColumn="0"/>
            </w:pPr>
            <w:r>
              <w:t>Canonical name</w:t>
            </w:r>
          </w:p>
        </w:tc>
        <w:tc>
          <w:tcPr>
            <w:tcW w:w="1461" w:type="dxa"/>
            <w:tcPrChange w:id="806" w:author="Accreditation" w:date="2026-05-20T15:43:00Z" w16du:dateUtc="2026-05-20T12:43:00Z">
              <w:tcPr>
                <w:tcW w:w="1208" w:type="dxa"/>
                <w:gridSpan w:val="2"/>
              </w:tcPr>
            </w:tcPrChange>
          </w:tcPr>
          <w:p w14:paraId="237708FD" w14:textId="77777777" w:rsidR="008D3C17" w:rsidRDefault="00000000" w:rsidP="005A008E">
            <w:pPr>
              <w:pStyle w:val="Compact"/>
              <w:spacing w:line="360" w:lineRule="auto"/>
              <w:cnfStyle w:val="100000000000" w:firstRow="1" w:lastRow="0" w:firstColumn="0" w:lastColumn="0" w:oddVBand="0" w:evenVBand="0" w:oddHBand="0" w:evenHBand="0" w:firstRowFirstColumn="0" w:firstRowLastColumn="0" w:lastRowFirstColumn="0" w:lastRowLastColumn="0"/>
            </w:pPr>
            <w:r>
              <w:t>Country</w:t>
            </w:r>
          </w:p>
        </w:tc>
        <w:tc>
          <w:tcPr>
            <w:tcW w:w="1298" w:type="dxa"/>
            <w:tcPrChange w:id="807" w:author="Accreditation" w:date="2026-05-20T15:43:00Z" w16du:dateUtc="2026-05-20T12:43:00Z">
              <w:tcPr>
                <w:tcW w:w="1073" w:type="dxa"/>
                <w:gridSpan w:val="3"/>
              </w:tcPr>
            </w:tcPrChange>
          </w:tcPr>
          <w:p w14:paraId="28A09C64" w14:textId="77777777" w:rsidR="008D3C17" w:rsidRDefault="00000000" w:rsidP="005A008E">
            <w:pPr>
              <w:pStyle w:val="Compact"/>
              <w:spacing w:line="360" w:lineRule="auto"/>
              <w:cnfStyle w:val="100000000000" w:firstRow="1" w:lastRow="0" w:firstColumn="0" w:lastColumn="0" w:oddVBand="0" w:evenVBand="0" w:oddHBand="0" w:evenHBand="0" w:firstRowFirstColumn="0" w:firstRowLastColumn="0" w:lastRowFirstColumn="0" w:lastRowLastColumn="0"/>
            </w:pPr>
            <w:r>
              <w:t>Region</w:t>
            </w:r>
          </w:p>
        </w:tc>
        <w:tc>
          <w:tcPr>
            <w:tcW w:w="1142" w:type="dxa"/>
            <w:tcPrChange w:id="808" w:author="Accreditation" w:date="2026-05-20T15:43:00Z" w16du:dateUtc="2026-05-20T12:43:00Z">
              <w:tcPr>
                <w:tcW w:w="805" w:type="dxa"/>
              </w:tcPr>
            </w:tcPrChange>
          </w:tcPr>
          <w:p w14:paraId="349C70EF" w14:textId="77777777" w:rsidR="008D3C17" w:rsidRDefault="00000000" w:rsidP="005A008E">
            <w:pPr>
              <w:pStyle w:val="Compact"/>
              <w:spacing w:line="360" w:lineRule="auto"/>
              <w:cnfStyle w:val="100000000000" w:firstRow="1" w:lastRow="0" w:firstColumn="0" w:lastColumn="0" w:oddVBand="0" w:evenVBand="0" w:oddHBand="0" w:evenHBand="0" w:firstRowFirstColumn="0" w:firstRowLastColumn="0" w:lastRowFirstColumn="0" w:lastRowLastColumn="0"/>
            </w:pPr>
            <w:r>
              <w:t>Type</w:t>
            </w:r>
          </w:p>
        </w:tc>
        <w:tc>
          <w:tcPr>
            <w:tcW w:w="3078" w:type="dxa"/>
            <w:tcPrChange w:id="809" w:author="Accreditation" w:date="2026-05-20T15:43:00Z" w16du:dateUtc="2026-05-20T12:43:00Z">
              <w:tcPr>
                <w:tcW w:w="2684" w:type="dxa"/>
                <w:gridSpan w:val="3"/>
              </w:tcPr>
            </w:tcPrChange>
          </w:tcPr>
          <w:p w14:paraId="70A55B09" w14:textId="77777777" w:rsidR="008D3C17" w:rsidRDefault="00000000" w:rsidP="005A008E">
            <w:pPr>
              <w:pStyle w:val="Compact"/>
              <w:spacing w:line="360" w:lineRule="auto"/>
              <w:cnfStyle w:val="100000000000" w:firstRow="1" w:lastRow="0" w:firstColumn="0" w:lastColumn="0" w:oddVBand="0" w:evenVBand="0" w:oddHBand="0" w:evenHBand="0" w:firstRowFirstColumn="0" w:firstRowLastColumn="0" w:lastRowFirstColumn="0" w:lastRowLastColumn="0"/>
            </w:pPr>
            <w:r>
              <w:t>Aliases (selected)</w:t>
            </w:r>
          </w:p>
        </w:tc>
      </w:tr>
      <w:tr w:rsidR="008D3C17" w14:paraId="620EC12B" w14:textId="77777777" w:rsidTr="005A008E">
        <w:tc>
          <w:tcPr>
            <w:tcW w:w="2597" w:type="dxa"/>
            <w:tcPrChange w:id="810" w:author="Accreditation" w:date="2026-05-20T15:43:00Z" w16du:dateUtc="2026-05-20T12:43:00Z">
              <w:tcPr>
                <w:tcW w:w="2147" w:type="dxa"/>
                <w:gridSpan w:val="2"/>
              </w:tcPr>
            </w:tcPrChange>
          </w:tcPr>
          <w:p w14:paraId="79CE4FE0" w14:textId="77777777" w:rsidR="008D3C17" w:rsidRDefault="00000000" w:rsidP="005A008E">
            <w:pPr>
              <w:pStyle w:val="Compact"/>
              <w:spacing w:line="360" w:lineRule="auto"/>
            </w:pPr>
            <w:r>
              <w:t>Al-Shabaab</w:t>
            </w:r>
          </w:p>
        </w:tc>
        <w:tc>
          <w:tcPr>
            <w:tcW w:w="1461" w:type="dxa"/>
            <w:tcPrChange w:id="811" w:author="Accreditation" w:date="2026-05-20T15:43:00Z" w16du:dateUtc="2026-05-20T12:43:00Z">
              <w:tcPr>
                <w:tcW w:w="1208" w:type="dxa"/>
                <w:gridSpan w:val="2"/>
              </w:tcPr>
            </w:tcPrChange>
          </w:tcPr>
          <w:p w14:paraId="7ADB41CD" w14:textId="77777777" w:rsidR="008D3C17" w:rsidRDefault="00000000" w:rsidP="005A008E">
            <w:pPr>
              <w:pStyle w:val="Compact"/>
              <w:spacing w:line="360" w:lineRule="auto"/>
            </w:pPr>
            <w:r>
              <w:t>Somalia</w:t>
            </w:r>
          </w:p>
        </w:tc>
        <w:tc>
          <w:tcPr>
            <w:tcW w:w="1298" w:type="dxa"/>
            <w:tcPrChange w:id="812" w:author="Accreditation" w:date="2026-05-20T15:43:00Z" w16du:dateUtc="2026-05-20T12:43:00Z">
              <w:tcPr>
                <w:tcW w:w="1073" w:type="dxa"/>
                <w:gridSpan w:val="3"/>
              </w:tcPr>
            </w:tcPrChange>
          </w:tcPr>
          <w:p w14:paraId="4878585F" w14:textId="77777777" w:rsidR="008D3C17" w:rsidRDefault="00000000" w:rsidP="005A008E">
            <w:pPr>
              <w:pStyle w:val="Compact"/>
              <w:spacing w:line="360" w:lineRule="auto"/>
            </w:pPr>
            <w:r>
              <w:t>East</w:t>
            </w:r>
          </w:p>
        </w:tc>
        <w:tc>
          <w:tcPr>
            <w:tcW w:w="1142" w:type="dxa"/>
            <w:tcPrChange w:id="813" w:author="Accreditation" w:date="2026-05-20T15:43:00Z" w16du:dateUtc="2026-05-20T12:43:00Z">
              <w:tcPr>
                <w:tcW w:w="805" w:type="dxa"/>
              </w:tcPr>
            </w:tcPrChange>
          </w:tcPr>
          <w:p w14:paraId="4BE31AF0" w14:textId="77777777" w:rsidR="008D3C17" w:rsidRDefault="00000000" w:rsidP="005A008E">
            <w:pPr>
              <w:pStyle w:val="Compact"/>
              <w:spacing w:line="360" w:lineRule="auto"/>
            </w:pPr>
            <w:r>
              <w:t>terrorist</w:t>
            </w:r>
          </w:p>
        </w:tc>
        <w:tc>
          <w:tcPr>
            <w:tcW w:w="3078" w:type="dxa"/>
            <w:tcPrChange w:id="814" w:author="Accreditation" w:date="2026-05-20T15:43:00Z" w16du:dateUtc="2026-05-20T12:43:00Z">
              <w:tcPr>
                <w:tcW w:w="2684" w:type="dxa"/>
                <w:gridSpan w:val="3"/>
              </w:tcPr>
            </w:tcPrChange>
          </w:tcPr>
          <w:p w14:paraId="628D4EA3" w14:textId="77777777" w:rsidR="008D3C17" w:rsidRDefault="00000000" w:rsidP="005A008E">
            <w:pPr>
              <w:pStyle w:val="Compact"/>
              <w:spacing w:line="360" w:lineRule="auto"/>
            </w:pPr>
            <w:r>
              <w:t>al-shabab, al shabaab, harakat al-shabaab</w:t>
            </w:r>
          </w:p>
        </w:tc>
      </w:tr>
      <w:tr w:rsidR="008D3C17" w14:paraId="1F859903" w14:textId="77777777" w:rsidTr="005A008E">
        <w:tc>
          <w:tcPr>
            <w:tcW w:w="2597" w:type="dxa"/>
            <w:tcPrChange w:id="815" w:author="Accreditation" w:date="2026-05-20T15:43:00Z" w16du:dateUtc="2026-05-20T12:43:00Z">
              <w:tcPr>
                <w:tcW w:w="2147" w:type="dxa"/>
                <w:gridSpan w:val="2"/>
              </w:tcPr>
            </w:tcPrChange>
          </w:tcPr>
          <w:p w14:paraId="6B15756C" w14:textId="77777777" w:rsidR="008D3C17" w:rsidRDefault="00000000" w:rsidP="005A008E">
            <w:pPr>
              <w:pStyle w:val="Compact"/>
              <w:spacing w:line="360" w:lineRule="auto"/>
            </w:pPr>
            <w:r>
              <w:t>Allied Democratic Forces</w:t>
            </w:r>
          </w:p>
        </w:tc>
        <w:tc>
          <w:tcPr>
            <w:tcW w:w="1461" w:type="dxa"/>
            <w:tcPrChange w:id="816" w:author="Accreditation" w:date="2026-05-20T15:43:00Z" w16du:dateUtc="2026-05-20T12:43:00Z">
              <w:tcPr>
                <w:tcW w:w="1208" w:type="dxa"/>
                <w:gridSpan w:val="2"/>
              </w:tcPr>
            </w:tcPrChange>
          </w:tcPr>
          <w:p w14:paraId="3146922B" w14:textId="77777777" w:rsidR="008D3C17" w:rsidRDefault="00000000" w:rsidP="005A008E">
            <w:pPr>
              <w:pStyle w:val="Compact"/>
              <w:spacing w:line="360" w:lineRule="auto"/>
            </w:pPr>
            <w:r>
              <w:t>DRC</w:t>
            </w:r>
          </w:p>
        </w:tc>
        <w:tc>
          <w:tcPr>
            <w:tcW w:w="1298" w:type="dxa"/>
            <w:tcPrChange w:id="817" w:author="Accreditation" w:date="2026-05-20T15:43:00Z" w16du:dateUtc="2026-05-20T12:43:00Z">
              <w:tcPr>
                <w:tcW w:w="1073" w:type="dxa"/>
                <w:gridSpan w:val="3"/>
              </w:tcPr>
            </w:tcPrChange>
          </w:tcPr>
          <w:p w14:paraId="7B623EAE" w14:textId="77777777" w:rsidR="008D3C17" w:rsidRDefault="00000000" w:rsidP="005A008E">
            <w:pPr>
              <w:pStyle w:val="Compact"/>
              <w:spacing w:line="360" w:lineRule="auto"/>
            </w:pPr>
            <w:r>
              <w:t>Central</w:t>
            </w:r>
          </w:p>
        </w:tc>
        <w:tc>
          <w:tcPr>
            <w:tcW w:w="1142" w:type="dxa"/>
            <w:tcPrChange w:id="818" w:author="Accreditation" w:date="2026-05-20T15:43:00Z" w16du:dateUtc="2026-05-20T12:43:00Z">
              <w:tcPr>
                <w:tcW w:w="805" w:type="dxa"/>
              </w:tcPr>
            </w:tcPrChange>
          </w:tcPr>
          <w:p w14:paraId="030B88DC" w14:textId="77777777" w:rsidR="008D3C17" w:rsidRDefault="00000000" w:rsidP="005A008E">
            <w:pPr>
              <w:pStyle w:val="Compact"/>
              <w:spacing w:line="360" w:lineRule="auto"/>
            </w:pPr>
            <w:r>
              <w:t>terrorist</w:t>
            </w:r>
          </w:p>
        </w:tc>
        <w:tc>
          <w:tcPr>
            <w:tcW w:w="3078" w:type="dxa"/>
            <w:tcPrChange w:id="819" w:author="Accreditation" w:date="2026-05-20T15:43:00Z" w16du:dateUtc="2026-05-20T12:43:00Z">
              <w:tcPr>
                <w:tcW w:w="2684" w:type="dxa"/>
                <w:gridSpan w:val="3"/>
              </w:tcPr>
            </w:tcPrChange>
          </w:tcPr>
          <w:p w14:paraId="6C8E05E8" w14:textId="77777777" w:rsidR="008D3C17" w:rsidRDefault="00000000" w:rsidP="005A008E">
            <w:pPr>
              <w:pStyle w:val="Compact"/>
              <w:spacing w:line="360" w:lineRule="auto"/>
            </w:pPr>
            <w:r>
              <w:t>ADF, ADF-NALU, ISCAP, IS-DRC</w:t>
            </w:r>
          </w:p>
        </w:tc>
      </w:tr>
      <w:tr w:rsidR="008D3C17" w14:paraId="64DD91B0" w14:textId="77777777" w:rsidTr="005A008E">
        <w:tc>
          <w:tcPr>
            <w:tcW w:w="2597" w:type="dxa"/>
            <w:tcPrChange w:id="820" w:author="Accreditation" w:date="2026-05-20T15:43:00Z" w16du:dateUtc="2026-05-20T12:43:00Z">
              <w:tcPr>
                <w:tcW w:w="2147" w:type="dxa"/>
                <w:gridSpan w:val="2"/>
              </w:tcPr>
            </w:tcPrChange>
          </w:tcPr>
          <w:p w14:paraId="634BB8B7" w14:textId="77777777" w:rsidR="008D3C17" w:rsidRDefault="00000000" w:rsidP="005A008E">
            <w:pPr>
              <w:pStyle w:val="Compact"/>
              <w:spacing w:line="360" w:lineRule="auto"/>
            </w:pPr>
            <w:r>
              <w:t>Lord’s Resistance Army</w:t>
            </w:r>
          </w:p>
        </w:tc>
        <w:tc>
          <w:tcPr>
            <w:tcW w:w="1461" w:type="dxa"/>
            <w:tcPrChange w:id="821" w:author="Accreditation" w:date="2026-05-20T15:43:00Z" w16du:dateUtc="2026-05-20T12:43:00Z">
              <w:tcPr>
                <w:tcW w:w="1208" w:type="dxa"/>
                <w:gridSpan w:val="2"/>
              </w:tcPr>
            </w:tcPrChange>
          </w:tcPr>
          <w:p w14:paraId="6AFA4042" w14:textId="77777777" w:rsidR="008D3C17" w:rsidRDefault="00000000" w:rsidP="005A008E">
            <w:pPr>
              <w:pStyle w:val="Compact"/>
              <w:spacing w:line="360" w:lineRule="auto"/>
            </w:pPr>
            <w:r>
              <w:t>Uganda</w:t>
            </w:r>
          </w:p>
        </w:tc>
        <w:tc>
          <w:tcPr>
            <w:tcW w:w="1298" w:type="dxa"/>
            <w:tcPrChange w:id="822" w:author="Accreditation" w:date="2026-05-20T15:43:00Z" w16du:dateUtc="2026-05-20T12:43:00Z">
              <w:tcPr>
                <w:tcW w:w="1073" w:type="dxa"/>
                <w:gridSpan w:val="3"/>
              </w:tcPr>
            </w:tcPrChange>
          </w:tcPr>
          <w:p w14:paraId="1D8026E1" w14:textId="77777777" w:rsidR="008D3C17" w:rsidRDefault="00000000" w:rsidP="005A008E">
            <w:pPr>
              <w:pStyle w:val="Compact"/>
              <w:spacing w:line="360" w:lineRule="auto"/>
            </w:pPr>
            <w:r>
              <w:t>East</w:t>
            </w:r>
          </w:p>
        </w:tc>
        <w:tc>
          <w:tcPr>
            <w:tcW w:w="1142" w:type="dxa"/>
            <w:tcPrChange w:id="823" w:author="Accreditation" w:date="2026-05-20T15:43:00Z" w16du:dateUtc="2026-05-20T12:43:00Z">
              <w:tcPr>
                <w:tcW w:w="805" w:type="dxa"/>
              </w:tcPr>
            </w:tcPrChange>
          </w:tcPr>
          <w:p w14:paraId="586045CD" w14:textId="77777777" w:rsidR="008D3C17" w:rsidRDefault="00000000" w:rsidP="005A008E">
            <w:pPr>
              <w:pStyle w:val="Compact"/>
              <w:spacing w:line="360" w:lineRule="auto"/>
            </w:pPr>
            <w:r>
              <w:t>rebel</w:t>
            </w:r>
          </w:p>
        </w:tc>
        <w:tc>
          <w:tcPr>
            <w:tcW w:w="3078" w:type="dxa"/>
            <w:tcPrChange w:id="824" w:author="Accreditation" w:date="2026-05-20T15:43:00Z" w16du:dateUtc="2026-05-20T12:43:00Z">
              <w:tcPr>
                <w:tcW w:w="2684" w:type="dxa"/>
                <w:gridSpan w:val="3"/>
              </w:tcPr>
            </w:tcPrChange>
          </w:tcPr>
          <w:p w14:paraId="0062AEEE" w14:textId="77777777" w:rsidR="008D3C17" w:rsidRDefault="00000000" w:rsidP="005A008E">
            <w:pPr>
              <w:pStyle w:val="Compact"/>
              <w:spacing w:line="360" w:lineRule="auto"/>
            </w:pPr>
            <w:r>
              <w:t>LRA, Kony rebels</w:t>
            </w:r>
          </w:p>
        </w:tc>
      </w:tr>
      <w:tr w:rsidR="008D3C17" w14:paraId="358C7CE6" w14:textId="77777777" w:rsidTr="005A008E">
        <w:tc>
          <w:tcPr>
            <w:tcW w:w="2597" w:type="dxa"/>
            <w:tcPrChange w:id="825" w:author="Accreditation" w:date="2026-05-20T15:43:00Z" w16du:dateUtc="2026-05-20T12:43:00Z">
              <w:tcPr>
                <w:tcW w:w="2147" w:type="dxa"/>
                <w:gridSpan w:val="2"/>
              </w:tcPr>
            </w:tcPrChange>
          </w:tcPr>
          <w:p w14:paraId="232AF3BE" w14:textId="77777777" w:rsidR="008D3C17" w:rsidRDefault="00000000" w:rsidP="005A008E">
            <w:pPr>
              <w:pStyle w:val="Compact"/>
              <w:spacing w:line="360" w:lineRule="auto"/>
            </w:pPr>
            <w:r>
              <w:t>M23</w:t>
            </w:r>
          </w:p>
        </w:tc>
        <w:tc>
          <w:tcPr>
            <w:tcW w:w="1461" w:type="dxa"/>
            <w:tcPrChange w:id="826" w:author="Accreditation" w:date="2026-05-20T15:43:00Z" w16du:dateUtc="2026-05-20T12:43:00Z">
              <w:tcPr>
                <w:tcW w:w="1208" w:type="dxa"/>
                <w:gridSpan w:val="2"/>
              </w:tcPr>
            </w:tcPrChange>
          </w:tcPr>
          <w:p w14:paraId="41D589FA" w14:textId="77777777" w:rsidR="008D3C17" w:rsidRDefault="00000000" w:rsidP="005A008E">
            <w:pPr>
              <w:pStyle w:val="Compact"/>
              <w:spacing w:line="360" w:lineRule="auto"/>
            </w:pPr>
            <w:r>
              <w:t>DRC</w:t>
            </w:r>
          </w:p>
        </w:tc>
        <w:tc>
          <w:tcPr>
            <w:tcW w:w="1298" w:type="dxa"/>
            <w:tcPrChange w:id="827" w:author="Accreditation" w:date="2026-05-20T15:43:00Z" w16du:dateUtc="2026-05-20T12:43:00Z">
              <w:tcPr>
                <w:tcW w:w="1073" w:type="dxa"/>
                <w:gridSpan w:val="3"/>
              </w:tcPr>
            </w:tcPrChange>
          </w:tcPr>
          <w:p w14:paraId="381B2060" w14:textId="77777777" w:rsidR="008D3C17" w:rsidRDefault="00000000" w:rsidP="005A008E">
            <w:pPr>
              <w:pStyle w:val="Compact"/>
              <w:spacing w:line="360" w:lineRule="auto"/>
            </w:pPr>
            <w:r>
              <w:t>Central</w:t>
            </w:r>
          </w:p>
        </w:tc>
        <w:tc>
          <w:tcPr>
            <w:tcW w:w="1142" w:type="dxa"/>
            <w:tcPrChange w:id="828" w:author="Accreditation" w:date="2026-05-20T15:43:00Z" w16du:dateUtc="2026-05-20T12:43:00Z">
              <w:tcPr>
                <w:tcW w:w="805" w:type="dxa"/>
              </w:tcPr>
            </w:tcPrChange>
          </w:tcPr>
          <w:p w14:paraId="03B5D394" w14:textId="77777777" w:rsidR="008D3C17" w:rsidRDefault="00000000" w:rsidP="005A008E">
            <w:pPr>
              <w:pStyle w:val="Compact"/>
              <w:spacing w:line="360" w:lineRule="auto"/>
            </w:pPr>
            <w:r>
              <w:t>rebel</w:t>
            </w:r>
          </w:p>
        </w:tc>
        <w:tc>
          <w:tcPr>
            <w:tcW w:w="3078" w:type="dxa"/>
            <w:tcPrChange w:id="829" w:author="Accreditation" w:date="2026-05-20T15:43:00Z" w16du:dateUtc="2026-05-20T12:43:00Z">
              <w:tcPr>
                <w:tcW w:w="2684" w:type="dxa"/>
                <w:gridSpan w:val="3"/>
              </w:tcPr>
            </w:tcPrChange>
          </w:tcPr>
          <w:p w14:paraId="718279ED" w14:textId="77777777" w:rsidR="008D3C17" w:rsidRDefault="00000000" w:rsidP="005A008E">
            <w:pPr>
              <w:pStyle w:val="Compact"/>
              <w:spacing w:line="360" w:lineRule="auto"/>
            </w:pPr>
            <w:r>
              <w:t>March 23 Movement, M23 rebels</w:t>
            </w:r>
          </w:p>
        </w:tc>
      </w:tr>
      <w:tr w:rsidR="008D3C17" w14:paraId="4664BB16" w14:textId="77777777" w:rsidTr="005A008E">
        <w:tc>
          <w:tcPr>
            <w:tcW w:w="2597" w:type="dxa"/>
            <w:tcPrChange w:id="830" w:author="Accreditation" w:date="2026-05-20T15:43:00Z" w16du:dateUtc="2026-05-20T12:43:00Z">
              <w:tcPr>
                <w:tcW w:w="2147" w:type="dxa"/>
                <w:gridSpan w:val="2"/>
              </w:tcPr>
            </w:tcPrChange>
          </w:tcPr>
          <w:p w14:paraId="69A04A82" w14:textId="77777777" w:rsidR="008D3C17" w:rsidRDefault="00000000" w:rsidP="005A008E">
            <w:pPr>
              <w:pStyle w:val="Compact"/>
              <w:spacing w:line="360" w:lineRule="auto"/>
            </w:pPr>
            <w:r>
              <w:t>TPLF</w:t>
            </w:r>
          </w:p>
        </w:tc>
        <w:tc>
          <w:tcPr>
            <w:tcW w:w="1461" w:type="dxa"/>
            <w:tcPrChange w:id="831" w:author="Accreditation" w:date="2026-05-20T15:43:00Z" w16du:dateUtc="2026-05-20T12:43:00Z">
              <w:tcPr>
                <w:tcW w:w="1208" w:type="dxa"/>
                <w:gridSpan w:val="2"/>
              </w:tcPr>
            </w:tcPrChange>
          </w:tcPr>
          <w:p w14:paraId="45575DF4" w14:textId="77777777" w:rsidR="008D3C17" w:rsidRDefault="00000000" w:rsidP="005A008E">
            <w:pPr>
              <w:pStyle w:val="Compact"/>
              <w:spacing w:line="360" w:lineRule="auto"/>
            </w:pPr>
            <w:r>
              <w:t>Ethiopia</w:t>
            </w:r>
          </w:p>
        </w:tc>
        <w:tc>
          <w:tcPr>
            <w:tcW w:w="1298" w:type="dxa"/>
            <w:tcPrChange w:id="832" w:author="Accreditation" w:date="2026-05-20T15:43:00Z" w16du:dateUtc="2026-05-20T12:43:00Z">
              <w:tcPr>
                <w:tcW w:w="1073" w:type="dxa"/>
                <w:gridSpan w:val="3"/>
              </w:tcPr>
            </w:tcPrChange>
          </w:tcPr>
          <w:p w14:paraId="43BC35BA" w14:textId="77777777" w:rsidR="008D3C17" w:rsidRDefault="00000000" w:rsidP="005A008E">
            <w:pPr>
              <w:pStyle w:val="Compact"/>
              <w:spacing w:line="360" w:lineRule="auto"/>
            </w:pPr>
            <w:r>
              <w:t>East</w:t>
            </w:r>
          </w:p>
        </w:tc>
        <w:tc>
          <w:tcPr>
            <w:tcW w:w="1142" w:type="dxa"/>
            <w:tcPrChange w:id="833" w:author="Accreditation" w:date="2026-05-20T15:43:00Z" w16du:dateUtc="2026-05-20T12:43:00Z">
              <w:tcPr>
                <w:tcW w:w="805" w:type="dxa"/>
              </w:tcPr>
            </w:tcPrChange>
          </w:tcPr>
          <w:p w14:paraId="2666037A" w14:textId="77777777" w:rsidR="008D3C17" w:rsidRDefault="00000000" w:rsidP="005A008E">
            <w:pPr>
              <w:pStyle w:val="Compact"/>
              <w:spacing w:line="360" w:lineRule="auto"/>
            </w:pPr>
            <w:r>
              <w:t>rebel</w:t>
            </w:r>
          </w:p>
        </w:tc>
        <w:tc>
          <w:tcPr>
            <w:tcW w:w="3078" w:type="dxa"/>
            <w:tcPrChange w:id="834" w:author="Accreditation" w:date="2026-05-20T15:43:00Z" w16du:dateUtc="2026-05-20T12:43:00Z">
              <w:tcPr>
                <w:tcW w:w="2684" w:type="dxa"/>
                <w:gridSpan w:val="3"/>
              </w:tcPr>
            </w:tcPrChange>
          </w:tcPr>
          <w:p w14:paraId="32A0302B" w14:textId="77777777" w:rsidR="008D3C17" w:rsidRDefault="00000000" w:rsidP="005A008E">
            <w:pPr>
              <w:pStyle w:val="Compact"/>
              <w:spacing w:line="360" w:lineRule="auto"/>
            </w:pPr>
            <w:r>
              <w:t>Tigray People’s Liberation Front, TDF</w:t>
            </w:r>
          </w:p>
        </w:tc>
      </w:tr>
      <w:tr w:rsidR="008D3C17" w14:paraId="5725DFE3" w14:textId="77777777" w:rsidTr="005A008E">
        <w:tc>
          <w:tcPr>
            <w:tcW w:w="2597" w:type="dxa"/>
            <w:tcPrChange w:id="835" w:author="Accreditation" w:date="2026-05-20T15:43:00Z" w16du:dateUtc="2026-05-20T12:43:00Z">
              <w:tcPr>
                <w:tcW w:w="2147" w:type="dxa"/>
                <w:gridSpan w:val="2"/>
              </w:tcPr>
            </w:tcPrChange>
          </w:tcPr>
          <w:p w14:paraId="216A1030" w14:textId="77777777" w:rsidR="008D3C17" w:rsidRDefault="00000000" w:rsidP="005A008E">
            <w:pPr>
              <w:pStyle w:val="Compact"/>
              <w:spacing w:line="360" w:lineRule="auto"/>
            </w:pPr>
            <w:r>
              <w:t>OLA</w:t>
            </w:r>
          </w:p>
        </w:tc>
        <w:tc>
          <w:tcPr>
            <w:tcW w:w="1461" w:type="dxa"/>
            <w:tcPrChange w:id="836" w:author="Accreditation" w:date="2026-05-20T15:43:00Z" w16du:dateUtc="2026-05-20T12:43:00Z">
              <w:tcPr>
                <w:tcW w:w="1208" w:type="dxa"/>
                <w:gridSpan w:val="2"/>
              </w:tcPr>
            </w:tcPrChange>
          </w:tcPr>
          <w:p w14:paraId="7CFBC911" w14:textId="77777777" w:rsidR="008D3C17" w:rsidRDefault="00000000" w:rsidP="005A008E">
            <w:pPr>
              <w:pStyle w:val="Compact"/>
              <w:spacing w:line="360" w:lineRule="auto"/>
            </w:pPr>
            <w:r>
              <w:t>Ethiopia</w:t>
            </w:r>
          </w:p>
        </w:tc>
        <w:tc>
          <w:tcPr>
            <w:tcW w:w="1298" w:type="dxa"/>
            <w:tcPrChange w:id="837" w:author="Accreditation" w:date="2026-05-20T15:43:00Z" w16du:dateUtc="2026-05-20T12:43:00Z">
              <w:tcPr>
                <w:tcW w:w="1073" w:type="dxa"/>
                <w:gridSpan w:val="3"/>
              </w:tcPr>
            </w:tcPrChange>
          </w:tcPr>
          <w:p w14:paraId="625D83E4" w14:textId="77777777" w:rsidR="008D3C17" w:rsidRDefault="00000000" w:rsidP="005A008E">
            <w:pPr>
              <w:pStyle w:val="Compact"/>
              <w:spacing w:line="360" w:lineRule="auto"/>
            </w:pPr>
            <w:r>
              <w:t>East</w:t>
            </w:r>
          </w:p>
        </w:tc>
        <w:tc>
          <w:tcPr>
            <w:tcW w:w="1142" w:type="dxa"/>
            <w:tcPrChange w:id="838" w:author="Accreditation" w:date="2026-05-20T15:43:00Z" w16du:dateUtc="2026-05-20T12:43:00Z">
              <w:tcPr>
                <w:tcW w:w="805" w:type="dxa"/>
              </w:tcPr>
            </w:tcPrChange>
          </w:tcPr>
          <w:p w14:paraId="38999F44" w14:textId="77777777" w:rsidR="008D3C17" w:rsidRDefault="00000000" w:rsidP="005A008E">
            <w:pPr>
              <w:pStyle w:val="Compact"/>
              <w:spacing w:line="360" w:lineRule="auto"/>
            </w:pPr>
            <w:r>
              <w:t>rebel</w:t>
            </w:r>
          </w:p>
        </w:tc>
        <w:tc>
          <w:tcPr>
            <w:tcW w:w="3078" w:type="dxa"/>
            <w:tcPrChange w:id="839" w:author="Accreditation" w:date="2026-05-20T15:43:00Z" w16du:dateUtc="2026-05-20T12:43:00Z">
              <w:tcPr>
                <w:tcW w:w="2684" w:type="dxa"/>
                <w:gridSpan w:val="3"/>
              </w:tcPr>
            </w:tcPrChange>
          </w:tcPr>
          <w:p w14:paraId="787FBA95" w14:textId="77777777" w:rsidR="008D3C17" w:rsidRDefault="00000000" w:rsidP="005A008E">
            <w:pPr>
              <w:pStyle w:val="Compact"/>
              <w:spacing w:line="360" w:lineRule="auto"/>
            </w:pPr>
            <w:r>
              <w:t>Oromo Liberation Army, OLF-Shane</w:t>
            </w:r>
          </w:p>
        </w:tc>
      </w:tr>
      <w:tr w:rsidR="008D3C17" w14:paraId="4F424C2B" w14:textId="77777777" w:rsidTr="005A008E">
        <w:tc>
          <w:tcPr>
            <w:tcW w:w="2597" w:type="dxa"/>
            <w:tcPrChange w:id="840" w:author="Accreditation" w:date="2026-05-20T15:43:00Z" w16du:dateUtc="2026-05-20T12:43:00Z">
              <w:tcPr>
                <w:tcW w:w="2147" w:type="dxa"/>
                <w:gridSpan w:val="2"/>
              </w:tcPr>
            </w:tcPrChange>
          </w:tcPr>
          <w:p w14:paraId="630AE7BF" w14:textId="77777777" w:rsidR="008D3C17" w:rsidRDefault="00000000" w:rsidP="005A008E">
            <w:pPr>
              <w:pStyle w:val="Compact"/>
              <w:spacing w:line="360" w:lineRule="auto"/>
            </w:pPr>
            <w:r>
              <w:t>Fano</w:t>
            </w:r>
          </w:p>
        </w:tc>
        <w:tc>
          <w:tcPr>
            <w:tcW w:w="1461" w:type="dxa"/>
            <w:tcPrChange w:id="841" w:author="Accreditation" w:date="2026-05-20T15:43:00Z" w16du:dateUtc="2026-05-20T12:43:00Z">
              <w:tcPr>
                <w:tcW w:w="1208" w:type="dxa"/>
                <w:gridSpan w:val="2"/>
              </w:tcPr>
            </w:tcPrChange>
          </w:tcPr>
          <w:p w14:paraId="346973E3" w14:textId="77777777" w:rsidR="008D3C17" w:rsidRDefault="00000000" w:rsidP="005A008E">
            <w:pPr>
              <w:pStyle w:val="Compact"/>
              <w:spacing w:line="360" w:lineRule="auto"/>
            </w:pPr>
            <w:r>
              <w:t>Ethiopia</w:t>
            </w:r>
          </w:p>
        </w:tc>
        <w:tc>
          <w:tcPr>
            <w:tcW w:w="1298" w:type="dxa"/>
            <w:tcPrChange w:id="842" w:author="Accreditation" w:date="2026-05-20T15:43:00Z" w16du:dateUtc="2026-05-20T12:43:00Z">
              <w:tcPr>
                <w:tcW w:w="1073" w:type="dxa"/>
                <w:gridSpan w:val="3"/>
              </w:tcPr>
            </w:tcPrChange>
          </w:tcPr>
          <w:p w14:paraId="4C8F9BB6" w14:textId="77777777" w:rsidR="008D3C17" w:rsidRDefault="00000000" w:rsidP="005A008E">
            <w:pPr>
              <w:pStyle w:val="Compact"/>
              <w:spacing w:line="360" w:lineRule="auto"/>
            </w:pPr>
            <w:r>
              <w:t>East</w:t>
            </w:r>
          </w:p>
        </w:tc>
        <w:tc>
          <w:tcPr>
            <w:tcW w:w="1142" w:type="dxa"/>
            <w:tcPrChange w:id="843" w:author="Accreditation" w:date="2026-05-20T15:43:00Z" w16du:dateUtc="2026-05-20T12:43:00Z">
              <w:tcPr>
                <w:tcW w:w="805" w:type="dxa"/>
              </w:tcPr>
            </w:tcPrChange>
          </w:tcPr>
          <w:p w14:paraId="3C558390" w14:textId="77777777" w:rsidR="008D3C17" w:rsidRDefault="00000000" w:rsidP="005A008E">
            <w:pPr>
              <w:pStyle w:val="Compact"/>
              <w:spacing w:line="360" w:lineRule="auto"/>
            </w:pPr>
            <w:r>
              <w:t>militia</w:t>
            </w:r>
          </w:p>
        </w:tc>
        <w:tc>
          <w:tcPr>
            <w:tcW w:w="3078" w:type="dxa"/>
            <w:tcPrChange w:id="844" w:author="Accreditation" w:date="2026-05-20T15:43:00Z" w16du:dateUtc="2026-05-20T12:43:00Z">
              <w:tcPr>
                <w:tcW w:w="2684" w:type="dxa"/>
                <w:gridSpan w:val="3"/>
              </w:tcPr>
            </w:tcPrChange>
          </w:tcPr>
          <w:p w14:paraId="37A4FB1D" w14:textId="77777777" w:rsidR="008D3C17" w:rsidRDefault="00000000" w:rsidP="005A008E">
            <w:pPr>
              <w:pStyle w:val="Compact"/>
              <w:spacing w:line="360" w:lineRule="auto"/>
            </w:pPr>
            <w:r>
              <w:t>Amhara Fano, Amhara militia</w:t>
            </w:r>
          </w:p>
        </w:tc>
      </w:tr>
      <w:tr w:rsidR="008D3C17" w14:paraId="5F5C1EE8" w14:textId="77777777" w:rsidTr="005A008E">
        <w:tc>
          <w:tcPr>
            <w:tcW w:w="2597" w:type="dxa"/>
            <w:tcPrChange w:id="845" w:author="Accreditation" w:date="2026-05-20T15:43:00Z" w16du:dateUtc="2026-05-20T12:43:00Z">
              <w:tcPr>
                <w:tcW w:w="2147" w:type="dxa"/>
                <w:gridSpan w:val="2"/>
              </w:tcPr>
            </w:tcPrChange>
          </w:tcPr>
          <w:p w14:paraId="3D70F626" w14:textId="77777777" w:rsidR="008D3C17" w:rsidRDefault="00000000" w:rsidP="005A008E">
            <w:pPr>
              <w:pStyle w:val="Compact"/>
              <w:spacing w:line="360" w:lineRule="auto"/>
            </w:pPr>
            <w:r>
              <w:t>ENDF</w:t>
            </w:r>
          </w:p>
        </w:tc>
        <w:tc>
          <w:tcPr>
            <w:tcW w:w="1461" w:type="dxa"/>
            <w:tcPrChange w:id="846" w:author="Accreditation" w:date="2026-05-20T15:43:00Z" w16du:dateUtc="2026-05-20T12:43:00Z">
              <w:tcPr>
                <w:tcW w:w="1208" w:type="dxa"/>
                <w:gridSpan w:val="2"/>
              </w:tcPr>
            </w:tcPrChange>
          </w:tcPr>
          <w:p w14:paraId="319FD231" w14:textId="77777777" w:rsidR="008D3C17" w:rsidRDefault="00000000" w:rsidP="005A008E">
            <w:pPr>
              <w:pStyle w:val="Compact"/>
              <w:spacing w:line="360" w:lineRule="auto"/>
            </w:pPr>
            <w:r>
              <w:t>Ethiopia</w:t>
            </w:r>
          </w:p>
        </w:tc>
        <w:tc>
          <w:tcPr>
            <w:tcW w:w="1298" w:type="dxa"/>
            <w:tcPrChange w:id="847" w:author="Accreditation" w:date="2026-05-20T15:43:00Z" w16du:dateUtc="2026-05-20T12:43:00Z">
              <w:tcPr>
                <w:tcW w:w="1073" w:type="dxa"/>
                <w:gridSpan w:val="3"/>
              </w:tcPr>
            </w:tcPrChange>
          </w:tcPr>
          <w:p w14:paraId="5B4F7917" w14:textId="77777777" w:rsidR="008D3C17" w:rsidRDefault="00000000" w:rsidP="005A008E">
            <w:pPr>
              <w:pStyle w:val="Compact"/>
              <w:spacing w:line="360" w:lineRule="auto"/>
            </w:pPr>
            <w:r>
              <w:t>East</w:t>
            </w:r>
          </w:p>
        </w:tc>
        <w:tc>
          <w:tcPr>
            <w:tcW w:w="1142" w:type="dxa"/>
            <w:tcPrChange w:id="848" w:author="Accreditation" w:date="2026-05-20T15:43:00Z" w16du:dateUtc="2026-05-20T12:43:00Z">
              <w:tcPr>
                <w:tcW w:w="805" w:type="dxa"/>
              </w:tcPr>
            </w:tcPrChange>
          </w:tcPr>
          <w:p w14:paraId="12E558A6" w14:textId="77777777" w:rsidR="008D3C17" w:rsidRDefault="00000000" w:rsidP="005A008E">
            <w:pPr>
              <w:pStyle w:val="Compact"/>
              <w:spacing w:line="360" w:lineRule="auto"/>
            </w:pPr>
            <w:r>
              <w:t>government</w:t>
            </w:r>
          </w:p>
        </w:tc>
        <w:tc>
          <w:tcPr>
            <w:tcW w:w="3078" w:type="dxa"/>
            <w:tcPrChange w:id="849" w:author="Accreditation" w:date="2026-05-20T15:43:00Z" w16du:dateUtc="2026-05-20T12:43:00Z">
              <w:tcPr>
                <w:tcW w:w="2684" w:type="dxa"/>
                <w:gridSpan w:val="3"/>
              </w:tcPr>
            </w:tcPrChange>
          </w:tcPr>
          <w:p w14:paraId="0386A45C" w14:textId="77777777" w:rsidR="008D3C17" w:rsidRDefault="00000000" w:rsidP="005A008E">
            <w:pPr>
              <w:pStyle w:val="Compact"/>
              <w:spacing w:line="360" w:lineRule="auto"/>
            </w:pPr>
            <w:r>
              <w:t>Ethiopian National Defense Force</w:t>
            </w:r>
          </w:p>
        </w:tc>
      </w:tr>
    </w:tbl>
    <w:p w14:paraId="6C1AA10A" w14:textId="77777777" w:rsidR="008D3C17" w:rsidRDefault="00000000">
      <w:pPr>
        <w:pStyle w:val="Heading3"/>
        <w:numPr>
          <w:ilvl w:val="0"/>
          <w:numId w:val="49"/>
        </w:numPr>
        <w:spacing w:line="360" w:lineRule="auto"/>
        <w:pPrChange w:id="850" w:author="Accreditation" w:date="2026-05-20T16:14:00Z" w16du:dateUtc="2026-05-20T13:14:00Z">
          <w:pPr>
            <w:pStyle w:val="Heading3"/>
            <w:spacing w:line="360" w:lineRule="auto"/>
          </w:pPr>
        </w:pPrChange>
      </w:pPr>
      <w:bookmarkStart w:id="851" w:name="west-africa"/>
      <w:bookmarkEnd w:id="801"/>
      <w:r>
        <w:t>West Africa</w:t>
      </w:r>
    </w:p>
    <w:tbl>
      <w:tblPr>
        <w:tblStyle w:val="Table"/>
        <w:tblW w:w="5000" w:type="pct"/>
        <w:tblLayout w:type="fixed"/>
        <w:tblLook w:val="0020" w:firstRow="1" w:lastRow="0" w:firstColumn="0" w:lastColumn="0" w:noHBand="0" w:noVBand="0"/>
        <w:tblPrChange w:id="852" w:author="Accreditation" w:date="2026-05-20T15:43:00Z" w16du:dateUtc="2026-05-20T12:43:00Z">
          <w:tblPr>
            <w:tblStyle w:val="Table"/>
            <w:tblW w:w="5000" w:type="pct"/>
            <w:tblLayout w:type="fixed"/>
            <w:tblLook w:val="0020" w:firstRow="1" w:lastRow="0" w:firstColumn="0" w:lastColumn="0" w:noHBand="0" w:noVBand="0"/>
          </w:tblPr>
        </w:tblPrChange>
      </w:tblPr>
      <w:tblGrid>
        <w:gridCol w:w="2536"/>
        <w:gridCol w:w="1429"/>
        <w:gridCol w:w="1271"/>
        <w:gridCol w:w="1294"/>
        <w:gridCol w:w="2830"/>
        <w:tblGridChange w:id="853">
          <w:tblGrid>
            <w:gridCol w:w="108"/>
            <w:gridCol w:w="2489"/>
            <w:gridCol w:w="47"/>
            <w:gridCol w:w="1414"/>
            <w:gridCol w:w="15"/>
            <w:gridCol w:w="1271"/>
            <w:gridCol w:w="12"/>
            <w:gridCol w:w="974"/>
            <w:gridCol w:w="308"/>
            <w:gridCol w:w="2830"/>
            <w:gridCol w:w="108"/>
          </w:tblGrid>
        </w:tblGridChange>
      </w:tblGrid>
      <w:tr w:rsidR="008D3C17" w14:paraId="332ABAC4" w14:textId="77777777" w:rsidTr="005A008E">
        <w:trPr>
          <w:cnfStyle w:val="100000000000" w:firstRow="1" w:lastRow="0" w:firstColumn="0" w:lastColumn="0" w:oddVBand="0" w:evenVBand="0" w:oddHBand="0" w:evenHBand="0" w:firstRowFirstColumn="0" w:firstRowLastColumn="0" w:lastRowFirstColumn="0" w:lastRowLastColumn="0"/>
          <w:tblHeader/>
          <w:trPrChange w:id="854" w:author="Accreditation" w:date="2026-05-20T15:43:00Z" w16du:dateUtc="2026-05-20T12:43:00Z">
            <w:trPr>
              <w:tblHeader/>
            </w:trPr>
          </w:trPrChange>
        </w:trPr>
        <w:tc>
          <w:tcPr>
            <w:tcW w:w="2597" w:type="dxa"/>
            <w:tcPrChange w:id="855" w:author="Accreditation" w:date="2026-05-20T15:43:00Z" w16du:dateUtc="2026-05-20T12:43:00Z">
              <w:tcPr>
                <w:tcW w:w="2147" w:type="dxa"/>
                <w:gridSpan w:val="2"/>
              </w:tcPr>
            </w:tcPrChange>
          </w:tcPr>
          <w:p w14:paraId="54A0F903" w14:textId="77777777" w:rsidR="008D3C17" w:rsidRDefault="00000000" w:rsidP="005A008E">
            <w:pPr>
              <w:pStyle w:val="Compact"/>
              <w:spacing w:line="360" w:lineRule="auto"/>
              <w:cnfStyle w:val="100000000000" w:firstRow="1" w:lastRow="0" w:firstColumn="0" w:lastColumn="0" w:oddVBand="0" w:evenVBand="0" w:oddHBand="0" w:evenHBand="0" w:firstRowFirstColumn="0" w:firstRowLastColumn="0" w:lastRowFirstColumn="0" w:lastRowLastColumn="0"/>
            </w:pPr>
            <w:r>
              <w:t>Canonical name</w:t>
            </w:r>
          </w:p>
        </w:tc>
        <w:tc>
          <w:tcPr>
            <w:tcW w:w="1461" w:type="dxa"/>
            <w:tcPrChange w:id="856" w:author="Accreditation" w:date="2026-05-20T15:43:00Z" w16du:dateUtc="2026-05-20T12:43:00Z">
              <w:tcPr>
                <w:tcW w:w="1208" w:type="dxa"/>
                <w:gridSpan w:val="2"/>
              </w:tcPr>
            </w:tcPrChange>
          </w:tcPr>
          <w:p w14:paraId="3E7DD603" w14:textId="77777777" w:rsidR="008D3C17" w:rsidRDefault="00000000" w:rsidP="005A008E">
            <w:pPr>
              <w:pStyle w:val="Compact"/>
              <w:spacing w:line="360" w:lineRule="auto"/>
              <w:cnfStyle w:val="100000000000" w:firstRow="1" w:lastRow="0" w:firstColumn="0" w:lastColumn="0" w:oddVBand="0" w:evenVBand="0" w:oddHBand="0" w:evenHBand="0" w:firstRowFirstColumn="0" w:firstRowLastColumn="0" w:lastRowFirstColumn="0" w:lastRowLastColumn="0"/>
            </w:pPr>
            <w:r>
              <w:t>Country</w:t>
            </w:r>
          </w:p>
        </w:tc>
        <w:tc>
          <w:tcPr>
            <w:tcW w:w="1298" w:type="dxa"/>
            <w:tcPrChange w:id="857" w:author="Accreditation" w:date="2026-05-20T15:43:00Z" w16du:dateUtc="2026-05-20T12:43:00Z">
              <w:tcPr>
                <w:tcW w:w="1073" w:type="dxa"/>
                <w:gridSpan w:val="3"/>
              </w:tcPr>
            </w:tcPrChange>
          </w:tcPr>
          <w:p w14:paraId="7C87F678" w14:textId="77777777" w:rsidR="008D3C17" w:rsidRDefault="00000000" w:rsidP="005A008E">
            <w:pPr>
              <w:pStyle w:val="Compact"/>
              <w:spacing w:line="360" w:lineRule="auto"/>
              <w:cnfStyle w:val="100000000000" w:firstRow="1" w:lastRow="0" w:firstColumn="0" w:lastColumn="0" w:oddVBand="0" w:evenVBand="0" w:oddHBand="0" w:evenHBand="0" w:firstRowFirstColumn="0" w:firstRowLastColumn="0" w:lastRowFirstColumn="0" w:lastRowLastColumn="0"/>
            </w:pPr>
            <w:r>
              <w:t>Region</w:t>
            </w:r>
          </w:p>
        </w:tc>
        <w:tc>
          <w:tcPr>
            <w:tcW w:w="1322" w:type="dxa"/>
            <w:tcPrChange w:id="858" w:author="Accreditation" w:date="2026-05-20T15:43:00Z" w16du:dateUtc="2026-05-20T12:43:00Z">
              <w:tcPr>
                <w:tcW w:w="805" w:type="dxa"/>
              </w:tcPr>
            </w:tcPrChange>
          </w:tcPr>
          <w:p w14:paraId="07076171" w14:textId="77777777" w:rsidR="008D3C17" w:rsidRDefault="00000000" w:rsidP="005A008E">
            <w:pPr>
              <w:pStyle w:val="Compact"/>
              <w:spacing w:line="360" w:lineRule="auto"/>
              <w:cnfStyle w:val="100000000000" w:firstRow="1" w:lastRow="0" w:firstColumn="0" w:lastColumn="0" w:oddVBand="0" w:evenVBand="0" w:oddHBand="0" w:evenHBand="0" w:firstRowFirstColumn="0" w:firstRowLastColumn="0" w:lastRowFirstColumn="0" w:lastRowLastColumn="0"/>
            </w:pPr>
            <w:r>
              <w:t>Type</w:t>
            </w:r>
          </w:p>
        </w:tc>
        <w:tc>
          <w:tcPr>
            <w:tcW w:w="2898" w:type="dxa"/>
            <w:tcPrChange w:id="859" w:author="Accreditation" w:date="2026-05-20T15:43:00Z" w16du:dateUtc="2026-05-20T12:43:00Z">
              <w:tcPr>
                <w:tcW w:w="2684" w:type="dxa"/>
                <w:gridSpan w:val="3"/>
              </w:tcPr>
            </w:tcPrChange>
          </w:tcPr>
          <w:p w14:paraId="4131EBAA" w14:textId="77777777" w:rsidR="008D3C17" w:rsidRDefault="00000000" w:rsidP="005A008E">
            <w:pPr>
              <w:pStyle w:val="Compact"/>
              <w:spacing w:line="360" w:lineRule="auto"/>
              <w:cnfStyle w:val="100000000000" w:firstRow="1" w:lastRow="0" w:firstColumn="0" w:lastColumn="0" w:oddVBand="0" w:evenVBand="0" w:oddHBand="0" w:evenHBand="0" w:firstRowFirstColumn="0" w:firstRowLastColumn="0" w:lastRowFirstColumn="0" w:lastRowLastColumn="0"/>
            </w:pPr>
            <w:r>
              <w:t>Aliases (selected)</w:t>
            </w:r>
          </w:p>
        </w:tc>
      </w:tr>
      <w:tr w:rsidR="008D3C17" w14:paraId="796D9A05" w14:textId="77777777" w:rsidTr="005A008E">
        <w:tc>
          <w:tcPr>
            <w:tcW w:w="2597" w:type="dxa"/>
            <w:tcPrChange w:id="860" w:author="Accreditation" w:date="2026-05-20T15:43:00Z" w16du:dateUtc="2026-05-20T12:43:00Z">
              <w:tcPr>
                <w:tcW w:w="2147" w:type="dxa"/>
                <w:gridSpan w:val="2"/>
              </w:tcPr>
            </w:tcPrChange>
          </w:tcPr>
          <w:p w14:paraId="094BBB29" w14:textId="77777777" w:rsidR="008D3C17" w:rsidRDefault="00000000" w:rsidP="005A008E">
            <w:pPr>
              <w:pStyle w:val="Compact"/>
              <w:spacing w:line="360" w:lineRule="auto"/>
            </w:pPr>
            <w:r>
              <w:t>Boko Haram</w:t>
            </w:r>
          </w:p>
        </w:tc>
        <w:tc>
          <w:tcPr>
            <w:tcW w:w="1461" w:type="dxa"/>
            <w:tcPrChange w:id="861" w:author="Accreditation" w:date="2026-05-20T15:43:00Z" w16du:dateUtc="2026-05-20T12:43:00Z">
              <w:tcPr>
                <w:tcW w:w="1208" w:type="dxa"/>
                <w:gridSpan w:val="2"/>
              </w:tcPr>
            </w:tcPrChange>
          </w:tcPr>
          <w:p w14:paraId="3957D216" w14:textId="77777777" w:rsidR="008D3C17" w:rsidRDefault="00000000" w:rsidP="005A008E">
            <w:pPr>
              <w:pStyle w:val="Compact"/>
              <w:spacing w:line="360" w:lineRule="auto"/>
            </w:pPr>
            <w:r>
              <w:t>Nigeria</w:t>
            </w:r>
          </w:p>
        </w:tc>
        <w:tc>
          <w:tcPr>
            <w:tcW w:w="1298" w:type="dxa"/>
            <w:tcPrChange w:id="862" w:author="Accreditation" w:date="2026-05-20T15:43:00Z" w16du:dateUtc="2026-05-20T12:43:00Z">
              <w:tcPr>
                <w:tcW w:w="1073" w:type="dxa"/>
                <w:gridSpan w:val="3"/>
              </w:tcPr>
            </w:tcPrChange>
          </w:tcPr>
          <w:p w14:paraId="792366B0" w14:textId="77777777" w:rsidR="008D3C17" w:rsidRDefault="00000000" w:rsidP="005A008E">
            <w:pPr>
              <w:pStyle w:val="Compact"/>
              <w:spacing w:line="360" w:lineRule="auto"/>
            </w:pPr>
            <w:r>
              <w:t>West</w:t>
            </w:r>
          </w:p>
        </w:tc>
        <w:tc>
          <w:tcPr>
            <w:tcW w:w="1322" w:type="dxa"/>
            <w:tcPrChange w:id="863" w:author="Accreditation" w:date="2026-05-20T15:43:00Z" w16du:dateUtc="2026-05-20T12:43:00Z">
              <w:tcPr>
                <w:tcW w:w="805" w:type="dxa"/>
              </w:tcPr>
            </w:tcPrChange>
          </w:tcPr>
          <w:p w14:paraId="5E275FD4" w14:textId="77777777" w:rsidR="008D3C17" w:rsidRDefault="00000000" w:rsidP="005A008E">
            <w:pPr>
              <w:pStyle w:val="Compact"/>
              <w:spacing w:line="360" w:lineRule="auto"/>
            </w:pPr>
            <w:r>
              <w:t>terrorist</w:t>
            </w:r>
          </w:p>
        </w:tc>
        <w:tc>
          <w:tcPr>
            <w:tcW w:w="2898" w:type="dxa"/>
            <w:tcPrChange w:id="864" w:author="Accreditation" w:date="2026-05-20T15:43:00Z" w16du:dateUtc="2026-05-20T12:43:00Z">
              <w:tcPr>
                <w:tcW w:w="2684" w:type="dxa"/>
                <w:gridSpan w:val="3"/>
              </w:tcPr>
            </w:tcPrChange>
          </w:tcPr>
          <w:p w14:paraId="27942574" w14:textId="77777777" w:rsidR="008D3C17" w:rsidRDefault="00000000" w:rsidP="005A008E">
            <w:pPr>
              <w:pStyle w:val="Compact"/>
              <w:spacing w:line="360" w:lineRule="auto"/>
            </w:pPr>
            <w:r>
              <w:t xml:space="preserve">Jama’atu Ahlis Sunna Lidda’awati wal-Jihad, </w:t>
            </w:r>
            <w:r>
              <w:lastRenderedPageBreak/>
              <w:t>ISWAP, Ansaru</w:t>
            </w:r>
          </w:p>
        </w:tc>
      </w:tr>
      <w:tr w:rsidR="008D3C17" w14:paraId="6CE71D40" w14:textId="77777777" w:rsidTr="005A008E">
        <w:tc>
          <w:tcPr>
            <w:tcW w:w="2597" w:type="dxa"/>
            <w:tcPrChange w:id="865" w:author="Accreditation" w:date="2026-05-20T15:43:00Z" w16du:dateUtc="2026-05-20T12:43:00Z">
              <w:tcPr>
                <w:tcW w:w="2147" w:type="dxa"/>
                <w:gridSpan w:val="2"/>
              </w:tcPr>
            </w:tcPrChange>
          </w:tcPr>
          <w:p w14:paraId="7CBAAB92" w14:textId="77777777" w:rsidR="008D3C17" w:rsidRDefault="00000000" w:rsidP="005A008E">
            <w:pPr>
              <w:pStyle w:val="Compact"/>
              <w:spacing w:line="360" w:lineRule="auto"/>
            </w:pPr>
            <w:r>
              <w:lastRenderedPageBreak/>
              <w:t>JNIM</w:t>
            </w:r>
          </w:p>
        </w:tc>
        <w:tc>
          <w:tcPr>
            <w:tcW w:w="1461" w:type="dxa"/>
            <w:tcPrChange w:id="866" w:author="Accreditation" w:date="2026-05-20T15:43:00Z" w16du:dateUtc="2026-05-20T12:43:00Z">
              <w:tcPr>
                <w:tcW w:w="1208" w:type="dxa"/>
                <w:gridSpan w:val="2"/>
              </w:tcPr>
            </w:tcPrChange>
          </w:tcPr>
          <w:p w14:paraId="205506B0" w14:textId="77777777" w:rsidR="008D3C17" w:rsidRDefault="00000000" w:rsidP="005A008E">
            <w:pPr>
              <w:pStyle w:val="Compact"/>
              <w:spacing w:line="360" w:lineRule="auto"/>
            </w:pPr>
            <w:r>
              <w:t>Mali</w:t>
            </w:r>
          </w:p>
        </w:tc>
        <w:tc>
          <w:tcPr>
            <w:tcW w:w="1298" w:type="dxa"/>
            <w:tcPrChange w:id="867" w:author="Accreditation" w:date="2026-05-20T15:43:00Z" w16du:dateUtc="2026-05-20T12:43:00Z">
              <w:tcPr>
                <w:tcW w:w="1073" w:type="dxa"/>
                <w:gridSpan w:val="3"/>
              </w:tcPr>
            </w:tcPrChange>
          </w:tcPr>
          <w:p w14:paraId="78EE5125" w14:textId="77777777" w:rsidR="008D3C17" w:rsidRDefault="00000000" w:rsidP="005A008E">
            <w:pPr>
              <w:pStyle w:val="Compact"/>
              <w:spacing w:line="360" w:lineRule="auto"/>
            </w:pPr>
            <w:r>
              <w:t>West</w:t>
            </w:r>
          </w:p>
        </w:tc>
        <w:tc>
          <w:tcPr>
            <w:tcW w:w="1322" w:type="dxa"/>
            <w:tcPrChange w:id="868" w:author="Accreditation" w:date="2026-05-20T15:43:00Z" w16du:dateUtc="2026-05-20T12:43:00Z">
              <w:tcPr>
                <w:tcW w:w="805" w:type="dxa"/>
              </w:tcPr>
            </w:tcPrChange>
          </w:tcPr>
          <w:p w14:paraId="69ABF605" w14:textId="77777777" w:rsidR="008D3C17" w:rsidRDefault="00000000" w:rsidP="005A008E">
            <w:pPr>
              <w:pStyle w:val="Compact"/>
              <w:spacing w:line="360" w:lineRule="auto"/>
            </w:pPr>
            <w:r>
              <w:t>terrorist</w:t>
            </w:r>
          </w:p>
        </w:tc>
        <w:tc>
          <w:tcPr>
            <w:tcW w:w="2898" w:type="dxa"/>
            <w:tcPrChange w:id="869" w:author="Accreditation" w:date="2026-05-20T15:43:00Z" w16du:dateUtc="2026-05-20T12:43:00Z">
              <w:tcPr>
                <w:tcW w:w="2684" w:type="dxa"/>
                <w:gridSpan w:val="3"/>
              </w:tcPr>
            </w:tcPrChange>
          </w:tcPr>
          <w:p w14:paraId="050A0825" w14:textId="77777777" w:rsidR="008D3C17" w:rsidRDefault="00000000" w:rsidP="005A008E">
            <w:pPr>
              <w:pStyle w:val="Compact"/>
              <w:spacing w:line="360" w:lineRule="auto"/>
            </w:pPr>
            <w:r>
              <w:t>Jama’at Nasr al-Islam wal Muslimin, GSIM</w:t>
            </w:r>
          </w:p>
        </w:tc>
      </w:tr>
      <w:tr w:rsidR="008D3C17" w14:paraId="1E9418EB" w14:textId="77777777" w:rsidTr="005A008E">
        <w:tc>
          <w:tcPr>
            <w:tcW w:w="2597" w:type="dxa"/>
            <w:tcPrChange w:id="870" w:author="Accreditation" w:date="2026-05-20T15:43:00Z" w16du:dateUtc="2026-05-20T12:43:00Z">
              <w:tcPr>
                <w:tcW w:w="2147" w:type="dxa"/>
                <w:gridSpan w:val="2"/>
              </w:tcPr>
            </w:tcPrChange>
          </w:tcPr>
          <w:p w14:paraId="795A07B9" w14:textId="77777777" w:rsidR="008D3C17" w:rsidRDefault="00000000" w:rsidP="005A008E">
            <w:pPr>
              <w:pStyle w:val="Compact"/>
              <w:spacing w:line="360" w:lineRule="auto"/>
            </w:pPr>
            <w:r>
              <w:t>ISGS</w:t>
            </w:r>
          </w:p>
        </w:tc>
        <w:tc>
          <w:tcPr>
            <w:tcW w:w="1461" w:type="dxa"/>
            <w:tcPrChange w:id="871" w:author="Accreditation" w:date="2026-05-20T15:43:00Z" w16du:dateUtc="2026-05-20T12:43:00Z">
              <w:tcPr>
                <w:tcW w:w="1208" w:type="dxa"/>
                <w:gridSpan w:val="2"/>
              </w:tcPr>
            </w:tcPrChange>
          </w:tcPr>
          <w:p w14:paraId="0DE73E91" w14:textId="77777777" w:rsidR="008D3C17" w:rsidRDefault="00000000" w:rsidP="005A008E">
            <w:pPr>
              <w:pStyle w:val="Compact"/>
              <w:spacing w:line="360" w:lineRule="auto"/>
            </w:pPr>
            <w:r>
              <w:t>Mali</w:t>
            </w:r>
          </w:p>
        </w:tc>
        <w:tc>
          <w:tcPr>
            <w:tcW w:w="1298" w:type="dxa"/>
            <w:tcPrChange w:id="872" w:author="Accreditation" w:date="2026-05-20T15:43:00Z" w16du:dateUtc="2026-05-20T12:43:00Z">
              <w:tcPr>
                <w:tcW w:w="1073" w:type="dxa"/>
                <w:gridSpan w:val="3"/>
              </w:tcPr>
            </w:tcPrChange>
          </w:tcPr>
          <w:p w14:paraId="7B580BFA" w14:textId="77777777" w:rsidR="008D3C17" w:rsidRDefault="00000000" w:rsidP="005A008E">
            <w:pPr>
              <w:pStyle w:val="Compact"/>
              <w:spacing w:line="360" w:lineRule="auto"/>
            </w:pPr>
            <w:r>
              <w:t>West</w:t>
            </w:r>
          </w:p>
        </w:tc>
        <w:tc>
          <w:tcPr>
            <w:tcW w:w="1322" w:type="dxa"/>
            <w:tcPrChange w:id="873" w:author="Accreditation" w:date="2026-05-20T15:43:00Z" w16du:dateUtc="2026-05-20T12:43:00Z">
              <w:tcPr>
                <w:tcW w:w="805" w:type="dxa"/>
              </w:tcPr>
            </w:tcPrChange>
          </w:tcPr>
          <w:p w14:paraId="7BD064B6" w14:textId="77777777" w:rsidR="008D3C17" w:rsidRDefault="00000000" w:rsidP="005A008E">
            <w:pPr>
              <w:pStyle w:val="Compact"/>
              <w:spacing w:line="360" w:lineRule="auto"/>
            </w:pPr>
            <w:r>
              <w:t>terrorist</w:t>
            </w:r>
          </w:p>
        </w:tc>
        <w:tc>
          <w:tcPr>
            <w:tcW w:w="2898" w:type="dxa"/>
            <w:tcPrChange w:id="874" w:author="Accreditation" w:date="2026-05-20T15:43:00Z" w16du:dateUtc="2026-05-20T12:43:00Z">
              <w:tcPr>
                <w:tcW w:w="2684" w:type="dxa"/>
                <w:gridSpan w:val="3"/>
              </w:tcPr>
            </w:tcPrChange>
          </w:tcPr>
          <w:p w14:paraId="04B493BB" w14:textId="77777777" w:rsidR="008D3C17" w:rsidRDefault="00000000" w:rsidP="005A008E">
            <w:pPr>
              <w:pStyle w:val="Compact"/>
              <w:spacing w:line="360" w:lineRule="auto"/>
            </w:pPr>
            <w:r>
              <w:t>Islamic State Greater Sahara, IS Sahel</w:t>
            </w:r>
          </w:p>
        </w:tc>
      </w:tr>
    </w:tbl>
    <w:p w14:paraId="328CBAC0" w14:textId="77777777" w:rsidR="008D3C17" w:rsidRDefault="00000000">
      <w:pPr>
        <w:pStyle w:val="Heading3"/>
        <w:numPr>
          <w:ilvl w:val="0"/>
          <w:numId w:val="49"/>
        </w:numPr>
        <w:spacing w:line="360" w:lineRule="auto"/>
        <w:pPrChange w:id="875" w:author="Accreditation" w:date="2026-05-20T16:15:00Z" w16du:dateUtc="2026-05-20T13:15:00Z">
          <w:pPr>
            <w:pStyle w:val="Heading3"/>
            <w:spacing w:line="360" w:lineRule="auto"/>
          </w:pPr>
        </w:pPrChange>
      </w:pPr>
      <w:bookmarkStart w:id="876" w:name="north-africa"/>
      <w:bookmarkEnd w:id="851"/>
      <w:r>
        <w:t>North Africa</w:t>
      </w:r>
    </w:p>
    <w:tbl>
      <w:tblPr>
        <w:tblStyle w:val="Table"/>
        <w:tblW w:w="5000" w:type="pct"/>
        <w:tblLayout w:type="fixed"/>
        <w:tblLook w:val="0020" w:firstRow="1" w:lastRow="0" w:firstColumn="0" w:lastColumn="0" w:noHBand="0" w:noVBand="0"/>
      </w:tblPr>
      <w:tblGrid>
        <w:gridCol w:w="2538"/>
        <w:gridCol w:w="1428"/>
        <w:gridCol w:w="1269"/>
        <w:gridCol w:w="952"/>
        <w:gridCol w:w="3173"/>
      </w:tblGrid>
      <w:tr w:rsidR="008D3C17" w14:paraId="4730ECE5"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2147" w:type="dxa"/>
          </w:tcPr>
          <w:p w14:paraId="5BE5273F" w14:textId="77777777" w:rsidR="008D3C17" w:rsidRDefault="00000000" w:rsidP="005A008E">
            <w:pPr>
              <w:pStyle w:val="Compact"/>
              <w:spacing w:line="360" w:lineRule="auto"/>
            </w:pPr>
            <w:r>
              <w:t>Canonical name</w:t>
            </w:r>
          </w:p>
        </w:tc>
        <w:tc>
          <w:tcPr>
            <w:tcW w:w="1208" w:type="dxa"/>
          </w:tcPr>
          <w:p w14:paraId="011F9161" w14:textId="77777777" w:rsidR="008D3C17" w:rsidRDefault="00000000" w:rsidP="005A008E">
            <w:pPr>
              <w:pStyle w:val="Compact"/>
              <w:spacing w:line="360" w:lineRule="auto"/>
            </w:pPr>
            <w:r>
              <w:t>Country</w:t>
            </w:r>
          </w:p>
        </w:tc>
        <w:tc>
          <w:tcPr>
            <w:tcW w:w="1073" w:type="dxa"/>
          </w:tcPr>
          <w:p w14:paraId="3318E286" w14:textId="77777777" w:rsidR="008D3C17" w:rsidRDefault="00000000" w:rsidP="005A008E">
            <w:pPr>
              <w:pStyle w:val="Compact"/>
              <w:spacing w:line="360" w:lineRule="auto"/>
            </w:pPr>
            <w:r>
              <w:t>Region</w:t>
            </w:r>
          </w:p>
        </w:tc>
        <w:tc>
          <w:tcPr>
            <w:tcW w:w="805" w:type="dxa"/>
          </w:tcPr>
          <w:p w14:paraId="5CB6EF91" w14:textId="77777777" w:rsidR="008D3C17" w:rsidRDefault="00000000" w:rsidP="005A008E">
            <w:pPr>
              <w:pStyle w:val="Compact"/>
              <w:spacing w:line="360" w:lineRule="auto"/>
            </w:pPr>
            <w:r>
              <w:t>Type</w:t>
            </w:r>
          </w:p>
        </w:tc>
        <w:tc>
          <w:tcPr>
            <w:tcW w:w="2684" w:type="dxa"/>
          </w:tcPr>
          <w:p w14:paraId="71117E8D" w14:textId="77777777" w:rsidR="008D3C17" w:rsidRDefault="00000000" w:rsidP="005A008E">
            <w:pPr>
              <w:pStyle w:val="Compact"/>
              <w:spacing w:line="360" w:lineRule="auto"/>
            </w:pPr>
            <w:r>
              <w:t>Aliases (selected)</w:t>
            </w:r>
          </w:p>
        </w:tc>
      </w:tr>
      <w:tr w:rsidR="008D3C17" w14:paraId="0C2DFD2B" w14:textId="77777777">
        <w:tc>
          <w:tcPr>
            <w:tcW w:w="2147" w:type="dxa"/>
          </w:tcPr>
          <w:p w14:paraId="3AFCE8D4" w14:textId="77777777" w:rsidR="008D3C17" w:rsidRDefault="00000000" w:rsidP="005A008E">
            <w:pPr>
              <w:pStyle w:val="Compact"/>
              <w:spacing w:line="360" w:lineRule="auto"/>
            </w:pPr>
            <w:r>
              <w:t>Rapid Support Forces</w:t>
            </w:r>
          </w:p>
        </w:tc>
        <w:tc>
          <w:tcPr>
            <w:tcW w:w="1208" w:type="dxa"/>
          </w:tcPr>
          <w:p w14:paraId="137CEC7A" w14:textId="77777777" w:rsidR="008D3C17" w:rsidRDefault="00000000" w:rsidP="005A008E">
            <w:pPr>
              <w:pStyle w:val="Compact"/>
              <w:spacing w:line="360" w:lineRule="auto"/>
            </w:pPr>
            <w:r>
              <w:t>Sudan</w:t>
            </w:r>
          </w:p>
        </w:tc>
        <w:tc>
          <w:tcPr>
            <w:tcW w:w="1073" w:type="dxa"/>
          </w:tcPr>
          <w:p w14:paraId="3A88C788" w14:textId="77777777" w:rsidR="008D3C17" w:rsidRDefault="00000000" w:rsidP="005A008E">
            <w:pPr>
              <w:pStyle w:val="Compact"/>
              <w:spacing w:line="360" w:lineRule="auto"/>
            </w:pPr>
            <w:r>
              <w:t>North</w:t>
            </w:r>
          </w:p>
        </w:tc>
        <w:tc>
          <w:tcPr>
            <w:tcW w:w="805" w:type="dxa"/>
          </w:tcPr>
          <w:p w14:paraId="2C5B83A0" w14:textId="77777777" w:rsidR="008D3C17" w:rsidRDefault="00000000" w:rsidP="005A008E">
            <w:pPr>
              <w:pStyle w:val="Compact"/>
              <w:spacing w:line="360" w:lineRule="auto"/>
            </w:pPr>
            <w:r>
              <w:t>militia</w:t>
            </w:r>
          </w:p>
        </w:tc>
        <w:tc>
          <w:tcPr>
            <w:tcW w:w="2684" w:type="dxa"/>
          </w:tcPr>
          <w:p w14:paraId="4DD55516" w14:textId="77777777" w:rsidR="008D3C17" w:rsidRDefault="00000000" w:rsidP="005A008E">
            <w:pPr>
              <w:pStyle w:val="Compact"/>
              <w:spacing w:line="360" w:lineRule="auto"/>
            </w:pPr>
            <w:r>
              <w:t>RSF, Janjaweed, Hemeti forces</w:t>
            </w:r>
          </w:p>
        </w:tc>
      </w:tr>
      <w:tr w:rsidR="008D3C17" w14:paraId="0518AEF1" w14:textId="77777777">
        <w:tc>
          <w:tcPr>
            <w:tcW w:w="2147" w:type="dxa"/>
          </w:tcPr>
          <w:p w14:paraId="5B561BBC" w14:textId="77777777" w:rsidR="008D3C17" w:rsidRDefault="00000000" w:rsidP="005A008E">
            <w:pPr>
              <w:pStyle w:val="Compact"/>
              <w:spacing w:line="360" w:lineRule="auto"/>
            </w:pPr>
            <w:r>
              <w:t>Sudanese Armed Forces</w:t>
            </w:r>
          </w:p>
        </w:tc>
        <w:tc>
          <w:tcPr>
            <w:tcW w:w="1208" w:type="dxa"/>
          </w:tcPr>
          <w:p w14:paraId="1172CF38" w14:textId="77777777" w:rsidR="008D3C17" w:rsidRDefault="00000000" w:rsidP="005A008E">
            <w:pPr>
              <w:pStyle w:val="Compact"/>
              <w:spacing w:line="360" w:lineRule="auto"/>
            </w:pPr>
            <w:r>
              <w:t>Sudan</w:t>
            </w:r>
          </w:p>
        </w:tc>
        <w:tc>
          <w:tcPr>
            <w:tcW w:w="1073" w:type="dxa"/>
          </w:tcPr>
          <w:p w14:paraId="7C845B9A" w14:textId="77777777" w:rsidR="008D3C17" w:rsidRDefault="00000000" w:rsidP="005A008E">
            <w:pPr>
              <w:pStyle w:val="Compact"/>
              <w:spacing w:line="360" w:lineRule="auto"/>
            </w:pPr>
            <w:r>
              <w:t>North</w:t>
            </w:r>
          </w:p>
        </w:tc>
        <w:tc>
          <w:tcPr>
            <w:tcW w:w="805" w:type="dxa"/>
          </w:tcPr>
          <w:p w14:paraId="7CBB0EFD" w14:textId="77777777" w:rsidR="008D3C17" w:rsidRDefault="00000000" w:rsidP="005A008E">
            <w:pPr>
              <w:pStyle w:val="Compact"/>
              <w:spacing w:line="360" w:lineRule="auto"/>
            </w:pPr>
            <w:r>
              <w:t>government</w:t>
            </w:r>
          </w:p>
        </w:tc>
        <w:tc>
          <w:tcPr>
            <w:tcW w:w="2684" w:type="dxa"/>
          </w:tcPr>
          <w:p w14:paraId="2F3AFD6B" w14:textId="77777777" w:rsidR="008D3C17" w:rsidRDefault="00000000" w:rsidP="005A008E">
            <w:pPr>
              <w:pStyle w:val="Compact"/>
              <w:spacing w:line="360" w:lineRule="auto"/>
            </w:pPr>
            <w:r>
              <w:t>SAF, Sudan army</w:t>
            </w:r>
          </w:p>
        </w:tc>
      </w:tr>
      <w:tr w:rsidR="008D3C17" w14:paraId="0F3091B6" w14:textId="77777777">
        <w:tc>
          <w:tcPr>
            <w:tcW w:w="2147" w:type="dxa"/>
          </w:tcPr>
          <w:p w14:paraId="1EFC0874" w14:textId="77777777" w:rsidR="008D3C17" w:rsidRDefault="00000000" w:rsidP="005A008E">
            <w:pPr>
              <w:pStyle w:val="Compact"/>
              <w:spacing w:line="360" w:lineRule="auto"/>
            </w:pPr>
            <w:r>
              <w:t>SPLM-N</w:t>
            </w:r>
          </w:p>
        </w:tc>
        <w:tc>
          <w:tcPr>
            <w:tcW w:w="1208" w:type="dxa"/>
          </w:tcPr>
          <w:p w14:paraId="45DD06C2" w14:textId="77777777" w:rsidR="008D3C17" w:rsidRDefault="00000000" w:rsidP="005A008E">
            <w:pPr>
              <w:pStyle w:val="Compact"/>
              <w:spacing w:line="360" w:lineRule="auto"/>
            </w:pPr>
            <w:r>
              <w:t>Sudan</w:t>
            </w:r>
          </w:p>
        </w:tc>
        <w:tc>
          <w:tcPr>
            <w:tcW w:w="1073" w:type="dxa"/>
          </w:tcPr>
          <w:p w14:paraId="4B59184B" w14:textId="77777777" w:rsidR="008D3C17" w:rsidRDefault="00000000" w:rsidP="005A008E">
            <w:pPr>
              <w:pStyle w:val="Compact"/>
              <w:spacing w:line="360" w:lineRule="auto"/>
            </w:pPr>
            <w:r>
              <w:t>North</w:t>
            </w:r>
          </w:p>
        </w:tc>
        <w:tc>
          <w:tcPr>
            <w:tcW w:w="805" w:type="dxa"/>
          </w:tcPr>
          <w:p w14:paraId="3405CA97" w14:textId="77777777" w:rsidR="008D3C17" w:rsidRDefault="00000000" w:rsidP="005A008E">
            <w:pPr>
              <w:pStyle w:val="Compact"/>
              <w:spacing w:line="360" w:lineRule="auto"/>
            </w:pPr>
            <w:r>
              <w:t>rebel</w:t>
            </w:r>
          </w:p>
        </w:tc>
        <w:tc>
          <w:tcPr>
            <w:tcW w:w="2684" w:type="dxa"/>
          </w:tcPr>
          <w:p w14:paraId="5D39D86C" w14:textId="77777777" w:rsidR="008D3C17" w:rsidRDefault="00000000" w:rsidP="005A008E">
            <w:pPr>
              <w:pStyle w:val="Compact"/>
              <w:spacing w:line="360" w:lineRule="auto"/>
            </w:pPr>
            <w:r>
              <w:t>Sudan People’s Liberation Movement – North</w:t>
            </w:r>
          </w:p>
        </w:tc>
      </w:tr>
    </w:tbl>
    <w:p w14:paraId="5552AADD" w14:textId="77777777" w:rsidR="008D3C17" w:rsidRDefault="00000000">
      <w:pPr>
        <w:pStyle w:val="Heading3"/>
        <w:numPr>
          <w:ilvl w:val="0"/>
          <w:numId w:val="49"/>
        </w:numPr>
        <w:spacing w:line="360" w:lineRule="auto"/>
        <w:pPrChange w:id="877" w:author="Accreditation" w:date="2026-05-20T16:15:00Z" w16du:dateUtc="2026-05-20T13:15:00Z">
          <w:pPr>
            <w:pStyle w:val="Heading3"/>
            <w:spacing w:line="360" w:lineRule="auto"/>
          </w:pPr>
        </w:pPrChange>
      </w:pPr>
      <w:bookmarkStart w:id="878" w:name="sahel-and-elsewhere"/>
      <w:bookmarkEnd w:id="876"/>
      <w:r>
        <w:t>Sahel and elsewhere</w:t>
      </w:r>
    </w:p>
    <w:tbl>
      <w:tblPr>
        <w:tblStyle w:val="Table"/>
        <w:tblW w:w="5000" w:type="pct"/>
        <w:tblLayout w:type="fixed"/>
        <w:tblLook w:val="0020" w:firstRow="1" w:lastRow="0" w:firstColumn="0" w:lastColumn="0" w:noHBand="0" w:noVBand="0"/>
        <w:tblPrChange w:id="879" w:author="Accreditation" w:date="2026-05-20T15:43:00Z" w16du:dateUtc="2026-05-20T12:43:00Z">
          <w:tblPr>
            <w:tblStyle w:val="Table"/>
            <w:tblW w:w="5000" w:type="pct"/>
            <w:tblLayout w:type="fixed"/>
            <w:tblLook w:val="0020" w:firstRow="1" w:lastRow="0" w:firstColumn="0" w:lastColumn="0" w:noHBand="0" w:noVBand="0"/>
          </w:tblPr>
        </w:tblPrChange>
      </w:tblPr>
      <w:tblGrid>
        <w:gridCol w:w="2537"/>
        <w:gridCol w:w="1702"/>
        <w:gridCol w:w="1321"/>
        <w:gridCol w:w="1497"/>
        <w:gridCol w:w="2303"/>
        <w:tblGridChange w:id="880">
          <w:tblGrid>
            <w:gridCol w:w="108"/>
            <w:gridCol w:w="2489"/>
            <w:gridCol w:w="48"/>
            <w:gridCol w:w="1413"/>
            <w:gridCol w:w="289"/>
            <w:gridCol w:w="1009"/>
            <w:gridCol w:w="312"/>
            <w:gridCol w:w="662"/>
            <w:gridCol w:w="835"/>
            <w:gridCol w:w="2303"/>
            <w:gridCol w:w="108"/>
          </w:tblGrid>
        </w:tblGridChange>
      </w:tblGrid>
      <w:tr w:rsidR="008D3C17" w14:paraId="3CD795E5" w14:textId="77777777" w:rsidTr="005A008E">
        <w:trPr>
          <w:cnfStyle w:val="100000000000" w:firstRow="1" w:lastRow="0" w:firstColumn="0" w:lastColumn="0" w:oddVBand="0" w:evenVBand="0" w:oddHBand="0" w:evenHBand="0" w:firstRowFirstColumn="0" w:firstRowLastColumn="0" w:lastRowFirstColumn="0" w:lastRowLastColumn="0"/>
          <w:tblHeader/>
          <w:trPrChange w:id="881" w:author="Accreditation" w:date="2026-05-20T15:43:00Z" w16du:dateUtc="2026-05-20T12:43:00Z">
            <w:trPr>
              <w:tblHeader/>
            </w:trPr>
          </w:trPrChange>
        </w:trPr>
        <w:tc>
          <w:tcPr>
            <w:tcW w:w="2597" w:type="dxa"/>
            <w:tcPrChange w:id="882" w:author="Accreditation" w:date="2026-05-20T15:43:00Z" w16du:dateUtc="2026-05-20T12:43:00Z">
              <w:tcPr>
                <w:tcW w:w="2147" w:type="dxa"/>
                <w:gridSpan w:val="2"/>
              </w:tcPr>
            </w:tcPrChange>
          </w:tcPr>
          <w:p w14:paraId="5F71BF84" w14:textId="77777777" w:rsidR="008D3C17" w:rsidRDefault="00000000" w:rsidP="005A008E">
            <w:pPr>
              <w:pStyle w:val="Compact"/>
              <w:spacing w:line="360" w:lineRule="auto"/>
              <w:cnfStyle w:val="100000000000" w:firstRow="1" w:lastRow="0" w:firstColumn="0" w:lastColumn="0" w:oddVBand="0" w:evenVBand="0" w:oddHBand="0" w:evenHBand="0" w:firstRowFirstColumn="0" w:firstRowLastColumn="0" w:lastRowFirstColumn="0" w:lastRowLastColumn="0"/>
            </w:pPr>
            <w:r>
              <w:t>Canonical name</w:t>
            </w:r>
          </w:p>
        </w:tc>
        <w:tc>
          <w:tcPr>
            <w:tcW w:w="1741" w:type="dxa"/>
            <w:tcPrChange w:id="883" w:author="Accreditation" w:date="2026-05-20T15:43:00Z" w16du:dateUtc="2026-05-20T12:43:00Z">
              <w:tcPr>
                <w:tcW w:w="1208" w:type="dxa"/>
                <w:gridSpan w:val="2"/>
              </w:tcPr>
            </w:tcPrChange>
          </w:tcPr>
          <w:p w14:paraId="29CD25FD" w14:textId="77777777" w:rsidR="008D3C17" w:rsidRDefault="00000000" w:rsidP="005A008E">
            <w:pPr>
              <w:pStyle w:val="Compact"/>
              <w:spacing w:line="360" w:lineRule="auto"/>
              <w:cnfStyle w:val="100000000000" w:firstRow="1" w:lastRow="0" w:firstColumn="0" w:lastColumn="0" w:oddVBand="0" w:evenVBand="0" w:oddHBand="0" w:evenHBand="0" w:firstRowFirstColumn="0" w:firstRowLastColumn="0" w:lastRowFirstColumn="0" w:lastRowLastColumn="0"/>
            </w:pPr>
            <w:r>
              <w:t>Country</w:t>
            </w:r>
          </w:p>
        </w:tc>
        <w:tc>
          <w:tcPr>
            <w:tcW w:w="1350" w:type="dxa"/>
            <w:tcPrChange w:id="884" w:author="Accreditation" w:date="2026-05-20T15:43:00Z" w16du:dateUtc="2026-05-20T12:43:00Z">
              <w:tcPr>
                <w:tcW w:w="1073" w:type="dxa"/>
                <w:gridSpan w:val="2"/>
              </w:tcPr>
            </w:tcPrChange>
          </w:tcPr>
          <w:p w14:paraId="3E371821" w14:textId="77777777" w:rsidR="008D3C17" w:rsidRDefault="00000000" w:rsidP="005A008E">
            <w:pPr>
              <w:pStyle w:val="Compact"/>
              <w:spacing w:line="360" w:lineRule="auto"/>
              <w:cnfStyle w:val="100000000000" w:firstRow="1" w:lastRow="0" w:firstColumn="0" w:lastColumn="0" w:oddVBand="0" w:evenVBand="0" w:oddHBand="0" w:evenHBand="0" w:firstRowFirstColumn="0" w:firstRowLastColumn="0" w:lastRowFirstColumn="0" w:lastRowLastColumn="0"/>
            </w:pPr>
            <w:r>
              <w:t>Region</w:t>
            </w:r>
          </w:p>
        </w:tc>
        <w:tc>
          <w:tcPr>
            <w:tcW w:w="1530" w:type="dxa"/>
            <w:tcPrChange w:id="885" w:author="Accreditation" w:date="2026-05-20T15:43:00Z" w16du:dateUtc="2026-05-20T12:43:00Z">
              <w:tcPr>
                <w:tcW w:w="805" w:type="dxa"/>
                <w:gridSpan w:val="2"/>
              </w:tcPr>
            </w:tcPrChange>
          </w:tcPr>
          <w:p w14:paraId="62A56CD3" w14:textId="77777777" w:rsidR="008D3C17" w:rsidRDefault="00000000" w:rsidP="005A008E">
            <w:pPr>
              <w:pStyle w:val="Compact"/>
              <w:spacing w:line="360" w:lineRule="auto"/>
              <w:cnfStyle w:val="100000000000" w:firstRow="1" w:lastRow="0" w:firstColumn="0" w:lastColumn="0" w:oddVBand="0" w:evenVBand="0" w:oddHBand="0" w:evenHBand="0" w:firstRowFirstColumn="0" w:firstRowLastColumn="0" w:lastRowFirstColumn="0" w:lastRowLastColumn="0"/>
            </w:pPr>
            <w:r>
              <w:t>Type</w:t>
            </w:r>
          </w:p>
        </w:tc>
        <w:tc>
          <w:tcPr>
            <w:tcW w:w="2358" w:type="dxa"/>
            <w:tcPrChange w:id="886" w:author="Accreditation" w:date="2026-05-20T15:43:00Z" w16du:dateUtc="2026-05-20T12:43:00Z">
              <w:tcPr>
                <w:tcW w:w="2684" w:type="dxa"/>
                <w:gridSpan w:val="3"/>
              </w:tcPr>
            </w:tcPrChange>
          </w:tcPr>
          <w:p w14:paraId="7F4CB563" w14:textId="77777777" w:rsidR="008D3C17" w:rsidRDefault="00000000" w:rsidP="005A008E">
            <w:pPr>
              <w:pStyle w:val="Compact"/>
              <w:spacing w:line="360" w:lineRule="auto"/>
              <w:cnfStyle w:val="100000000000" w:firstRow="1" w:lastRow="0" w:firstColumn="0" w:lastColumn="0" w:oddVBand="0" w:evenVBand="0" w:oddHBand="0" w:evenHBand="0" w:firstRowFirstColumn="0" w:firstRowLastColumn="0" w:lastRowFirstColumn="0" w:lastRowLastColumn="0"/>
            </w:pPr>
            <w:r>
              <w:t>Aliases (selected)</w:t>
            </w:r>
          </w:p>
        </w:tc>
      </w:tr>
      <w:tr w:rsidR="008D3C17" w14:paraId="79767EA1" w14:textId="77777777" w:rsidTr="005A008E">
        <w:tc>
          <w:tcPr>
            <w:tcW w:w="2597" w:type="dxa"/>
            <w:tcPrChange w:id="887" w:author="Accreditation" w:date="2026-05-20T15:43:00Z" w16du:dateUtc="2026-05-20T12:43:00Z">
              <w:tcPr>
                <w:tcW w:w="2147" w:type="dxa"/>
                <w:gridSpan w:val="2"/>
              </w:tcPr>
            </w:tcPrChange>
          </w:tcPr>
          <w:p w14:paraId="359E40A4" w14:textId="77777777" w:rsidR="008D3C17" w:rsidRDefault="00000000" w:rsidP="005A008E">
            <w:pPr>
              <w:pStyle w:val="Compact"/>
              <w:spacing w:line="360" w:lineRule="auto"/>
            </w:pPr>
            <w:r>
              <w:t>Wagner Group</w:t>
            </w:r>
          </w:p>
        </w:tc>
        <w:tc>
          <w:tcPr>
            <w:tcW w:w="1741" w:type="dxa"/>
            <w:tcPrChange w:id="888" w:author="Accreditation" w:date="2026-05-20T15:43:00Z" w16du:dateUtc="2026-05-20T12:43:00Z">
              <w:tcPr>
                <w:tcW w:w="1208" w:type="dxa"/>
                <w:gridSpan w:val="2"/>
              </w:tcPr>
            </w:tcPrChange>
          </w:tcPr>
          <w:p w14:paraId="1322B43D" w14:textId="77777777" w:rsidR="008D3C17" w:rsidRDefault="00000000" w:rsidP="005A008E">
            <w:pPr>
              <w:pStyle w:val="Compact"/>
              <w:spacing w:line="360" w:lineRule="auto"/>
            </w:pPr>
            <w:r>
              <w:t>Multiple</w:t>
            </w:r>
          </w:p>
        </w:tc>
        <w:tc>
          <w:tcPr>
            <w:tcW w:w="1350" w:type="dxa"/>
            <w:tcPrChange w:id="889" w:author="Accreditation" w:date="2026-05-20T15:43:00Z" w16du:dateUtc="2026-05-20T12:43:00Z">
              <w:tcPr>
                <w:tcW w:w="1073" w:type="dxa"/>
                <w:gridSpan w:val="2"/>
              </w:tcPr>
            </w:tcPrChange>
          </w:tcPr>
          <w:p w14:paraId="356947C6" w14:textId="77777777" w:rsidR="008D3C17" w:rsidRDefault="00000000" w:rsidP="005A008E">
            <w:pPr>
              <w:pStyle w:val="Compact"/>
              <w:spacing w:line="360" w:lineRule="auto"/>
            </w:pPr>
            <w:r>
              <w:t>—</w:t>
            </w:r>
          </w:p>
        </w:tc>
        <w:tc>
          <w:tcPr>
            <w:tcW w:w="1530" w:type="dxa"/>
            <w:tcPrChange w:id="890" w:author="Accreditation" w:date="2026-05-20T15:43:00Z" w16du:dateUtc="2026-05-20T12:43:00Z">
              <w:tcPr>
                <w:tcW w:w="805" w:type="dxa"/>
                <w:gridSpan w:val="2"/>
              </w:tcPr>
            </w:tcPrChange>
          </w:tcPr>
          <w:p w14:paraId="22F358F0" w14:textId="77777777" w:rsidR="008D3C17" w:rsidRDefault="00000000" w:rsidP="005A008E">
            <w:pPr>
              <w:pStyle w:val="Compact"/>
              <w:spacing w:line="360" w:lineRule="auto"/>
            </w:pPr>
            <w:r>
              <w:t>mercenary</w:t>
            </w:r>
          </w:p>
        </w:tc>
        <w:tc>
          <w:tcPr>
            <w:tcW w:w="2358" w:type="dxa"/>
            <w:tcPrChange w:id="891" w:author="Accreditation" w:date="2026-05-20T15:43:00Z" w16du:dateUtc="2026-05-20T12:43:00Z">
              <w:tcPr>
                <w:tcW w:w="2684" w:type="dxa"/>
                <w:gridSpan w:val="3"/>
              </w:tcPr>
            </w:tcPrChange>
          </w:tcPr>
          <w:p w14:paraId="6CA7B924" w14:textId="77777777" w:rsidR="008D3C17" w:rsidRDefault="00000000" w:rsidP="005A008E">
            <w:pPr>
              <w:pStyle w:val="Compact"/>
              <w:spacing w:line="360" w:lineRule="auto"/>
            </w:pPr>
            <w:r>
              <w:t>Wagner, Russian PMC, Africa Corps</w:t>
            </w:r>
          </w:p>
        </w:tc>
      </w:tr>
      <w:tr w:rsidR="008D3C17" w14:paraId="1BAF1478" w14:textId="77777777" w:rsidTr="005A008E">
        <w:tc>
          <w:tcPr>
            <w:tcW w:w="2597" w:type="dxa"/>
            <w:tcPrChange w:id="892" w:author="Accreditation" w:date="2026-05-20T15:43:00Z" w16du:dateUtc="2026-05-20T12:43:00Z">
              <w:tcPr>
                <w:tcW w:w="2147" w:type="dxa"/>
                <w:gridSpan w:val="2"/>
              </w:tcPr>
            </w:tcPrChange>
          </w:tcPr>
          <w:p w14:paraId="51E4DDB3" w14:textId="77777777" w:rsidR="008D3C17" w:rsidRDefault="00000000" w:rsidP="005A008E">
            <w:pPr>
              <w:pStyle w:val="Compact"/>
              <w:spacing w:line="360" w:lineRule="auto"/>
            </w:pPr>
            <w:r>
              <w:t>Anti-Balaka</w:t>
            </w:r>
          </w:p>
        </w:tc>
        <w:tc>
          <w:tcPr>
            <w:tcW w:w="1741" w:type="dxa"/>
            <w:tcPrChange w:id="893" w:author="Accreditation" w:date="2026-05-20T15:43:00Z" w16du:dateUtc="2026-05-20T12:43:00Z">
              <w:tcPr>
                <w:tcW w:w="1208" w:type="dxa"/>
                <w:gridSpan w:val="2"/>
              </w:tcPr>
            </w:tcPrChange>
          </w:tcPr>
          <w:p w14:paraId="5419F591" w14:textId="77777777" w:rsidR="008D3C17" w:rsidRDefault="00000000" w:rsidP="005A008E">
            <w:pPr>
              <w:pStyle w:val="Compact"/>
              <w:spacing w:line="360" w:lineRule="auto"/>
            </w:pPr>
            <w:r>
              <w:t>CAR</w:t>
            </w:r>
          </w:p>
        </w:tc>
        <w:tc>
          <w:tcPr>
            <w:tcW w:w="1350" w:type="dxa"/>
            <w:tcPrChange w:id="894" w:author="Accreditation" w:date="2026-05-20T15:43:00Z" w16du:dateUtc="2026-05-20T12:43:00Z">
              <w:tcPr>
                <w:tcW w:w="1073" w:type="dxa"/>
                <w:gridSpan w:val="2"/>
              </w:tcPr>
            </w:tcPrChange>
          </w:tcPr>
          <w:p w14:paraId="02EE97D7" w14:textId="77777777" w:rsidR="008D3C17" w:rsidRDefault="00000000" w:rsidP="005A008E">
            <w:pPr>
              <w:pStyle w:val="Compact"/>
              <w:spacing w:line="360" w:lineRule="auto"/>
            </w:pPr>
            <w:r>
              <w:t>Central</w:t>
            </w:r>
          </w:p>
        </w:tc>
        <w:tc>
          <w:tcPr>
            <w:tcW w:w="1530" w:type="dxa"/>
            <w:tcPrChange w:id="895" w:author="Accreditation" w:date="2026-05-20T15:43:00Z" w16du:dateUtc="2026-05-20T12:43:00Z">
              <w:tcPr>
                <w:tcW w:w="805" w:type="dxa"/>
                <w:gridSpan w:val="2"/>
              </w:tcPr>
            </w:tcPrChange>
          </w:tcPr>
          <w:p w14:paraId="1643D69E" w14:textId="77777777" w:rsidR="008D3C17" w:rsidRDefault="00000000" w:rsidP="005A008E">
            <w:pPr>
              <w:pStyle w:val="Compact"/>
              <w:spacing w:line="360" w:lineRule="auto"/>
            </w:pPr>
            <w:r>
              <w:t>militia</w:t>
            </w:r>
          </w:p>
        </w:tc>
        <w:tc>
          <w:tcPr>
            <w:tcW w:w="2358" w:type="dxa"/>
            <w:tcPrChange w:id="896" w:author="Accreditation" w:date="2026-05-20T15:43:00Z" w16du:dateUtc="2026-05-20T12:43:00Z">
              <w:tcPr>
                <w:tcW w:w="2684" w:type="dxa"/>
                <w:gridSpan w:val="3"/>
              </w:tcPr>
            </w:tcPrChange>
          </w:tcPr>
          <w:p w14:paraId="438D3821" w14:textId="77777777" w:rsidR="008D3C17" w:rsidRDefault="00000000" w:rsidP="005A008E">
            <w:pPr>
              <w:pStyle w:val="Compact"/>
              <w:spacing w:line="360" w:lineRule="auto"/>
            </w:pPr>
            <w:r>
              <w:t>Anti-balaka, antibalaka</w:t>
            </w:r>
          </w:p>
        </w:tc>
      </w:tr>
      <w:tr w:rsidR="008D3C17" w14:paraId="18D6522E" w14:textId="77777777" w:rsidTr="005A008E">
        <w:tc>
          <w:tcPr>
            <w:tcW w:w="2597" w:type="dxa"/>
            <w:tcPrChange w:id="897" w:author="Accreditation" w:date="2026-05-20T15:43:00Z" w16du:dateUtc="2026-05-20T12:43:00Z">
              <w:tcPr>
                <w:tcW w:w="2147" w:type="dxa"/>
                <w:gridSpan w:val="2"/>
              </w:tcPr>
            </w:tcPrChange>
          </w:tcPr>
          <w:p w14:paraId="26B10833" w14:textId="77777777" w:rsidR="008D3C17" w:rsidRDefault="00000000" w:rsidP="005A008E">
            <w:pPr>
              <w:pStyle w:val="Compact"/>
              <w:spacing w:line="360" w:lineRule="auto"/>
            </w:pPr>
            <w:r>
              <w:t>Seleka</w:t>
            </w:r>
          </w:p>
        </w:tc>
        <w:tc>
          <w:tcPr>
            <w:tcW w:w="1741" w:type="dxa"/>
            <w:tcPrChange w:id="898" w:author="Accreditation" w:date="2026-05-20T15:43:00Z" w16du:dateUtc="2026-05-20T12:43:00Z">
              <w:tcPr>
                <w:tcW w:w="1208" w:type="dxa"/>
                <w:gridSpan w:val="2"/>
              </w:tcPr>
            </w:tcPrChange>
          </w:tcPr>
          <w:p w14:paraId="709466BD" w14:textId="77777777" w:rsidR="008D3C17" w:rsidRDefault="00000000" w:rsidP="005A008E">
            <w:pPr>
              <w:pStyle w:val="Compact"/>
              <w:spacing w:line="360" w:lineRule="auto"/>
            </w:pPr>
            <w:r>
              <w:t>CAR</w:t>
            </w:r>
          </w:p>
        </w:tc>
        <w:tc>
          <w:tcPr>
            <w:tcW w:w="1350" w:type="dxa"/>
            <w:tcPrChange w:id="899" w:author="Accreditation" w:date="2026-05-20T15:43:00Z" w16du:dateUtc="2026-05-20T12:43:00Z">
              <w:tcPr>
                <w:tcW w:w="1073" w:type="dxa"/>
                <w:gridSpan w:val="2"/>
              </w:tcPr>
            </w:tcPrChange>
          </w:tcPr>
          <w:p w14:paraId="0836552D" w14:textId="77777777" w:rsidR="008D3C17" w:rsidRDefault="00000000" w:rsidP="005A008E">
            <w:pPr>
              <w:pStyle w:val="Compact"/>
              <w:spacing w:line="360" w:lineRule="auto"/>
            </w:pPr>
            <w:r>
              <w:t>Central</w:t>
            </w:r>
          </w:p>
        </w:tc>
        <w:tc>
          <w:tcPr>
            <w:tcW w:w="1530" w:type="dxa"/>
            <w:tcPrChange w:id="900" w:author="Accreditation" w:date="2026-05-20T15:43:00Z" w16du:dateUtc="2026-05-20T12:43:00Z">
              <w:tcPr>
                <w:tcW w:w="805" w:type="dxa"/>
                <w:gridSpan w:val="2"/>
              </w:tcPr>
            </w:tcPrChange>
          </w:tcPr>
          <w:p w14:paraId="276E6435" w14:textId="77777777" w:rsidR="008D3C17" w:rsidRDefault="00000000" w:rsidP="005A008E">
            <w:pPr>
              <w:pStyle w:val="Compact"/>
              <w:spacing w:line="360" w:lineRule="auto"/>
            </w:pPr>
            <w:r>
              <w:t>rebel</w:t>
            </w:r>
          </w:p>
        </w:tc>
        <w:tc>
          <w:tcPr>
            <w:tcW w:w="2358" w:type="dxa"/>
            <w:tcPrChange w:id="901" w:author="Accreditation" w:date="2026-05-20T15:43:00Z" w16du:dateUtc="2026-05-20T12:43:00Z">
              <w:tcPr>
                <w:tcW w:w="2684" w:type="dxa"/>
                <w:gridSpan w:val="3"/>
              </w:tcPr>
            </w:tcPrChange>
          </w:tcPr>
          <w:p w14:paraId="51071C52" w14:textId="77777777" w:rsidR="008D3C17" w:rsidRDefault="00000000" w:rsidP="005A008E">
            <w:pPr>
              <w:pStyle w:val="Compact"/>
              <w:spacing w:line="360" w:lineRule="auto"/>
            </w:pPr>
            <w:r>
              <w:t>ex-Seleka, 3R, FPRC</w:t>
            </w:r>
          </w:p>
        </w:tc>
      </w:tr>
      <w:tr w:rsidR="008D3C17" w14:paraId="4026746C" w14:textId="77777777" w:rsidTr="005A008E">
        <w:tc>
          <w:tcPr>
            <w:tcW w:w="2597" w:type="dxa"/>
            <w:tcPrChange w:id="902" w:author="Accreditation" w:date="2026-05-20T15:43:00Z" w16du:dateUtc="2026-05-20T12:43:00Z">
              <w:tcPr>
                <w:tcW w:w="2147" w:type="dxa"/>
                <w:gridSpan w:val="2"/>
              </w:tcPr>
            </w:tcPrChange>
          </w:tcPr>
          <w:p w14:paraId="711B60C3" w14:textId="77777777" w:rsidR="008D3C17" w:rsidRDefault="00000000" w:rsidP="005A008E">
            <w:pPr>
              <w:pStyle w:val="Compact"/>
              <w:spacing w:line="360" w:lineRule="auto"/>
            </w:pPr>
            <w:r>
              <w:t>Ansar al-Sunna</w:t>
            </w:r>
          </w:p>
        </w:tc>
        <w:tc>
          <w:tcPr>
            <w:tcW w:w="1741" w:type="dxa"/>
            <w:tcPrChange w:id="903" w:author="Accreditation" w:date="2026-05-20T15:43:00Z" w16du:dateUtc="2026-05-20T12:43:00Z">
              <w:tcPr>
                <w:tcW w:w="1208" w:type="dxa"/>
                <w:gridSpan w:val="2"/>
              </w:tcPr>
            </w:tcPrChange>
          </w:tcPr>
          <w:p w14:paraId="425BFF91" w14:textId="77777777" w:rsidR="008D3C17" w:rsidRDefault="00000000" w:rsidP="005A008E">
            <w:pPr>
              <w:pStyle w:val="Compact"/>
              <w:spacing w:line="360" w:lineRule="auto"/>
            </w:pPr>
            <w:r>
              <w:t>Mozambique</w:t>
            </w:r>
          </w:p>
        </w:tc>
        <w:tc>
          <w:tcPr>
            <w:tcW w:w="1350" w:type="dxa"/>
            <w:tcPrChange w:id="904" w:author="Accreditation" w:date="2026-05-20T15:43:00Z" w16du:dateUtc="2026-05-20T12:43:00Z">
              <w:tcPr>
                <w:tcW w:w="1073" w:type="dxa"/>
                <w:gridSpan w:val="2"/>
              </w:tcPr>
            </w:tcPrChange>
          </w:tcPr>
          <w:p w14:paraId="5E6838B6" w14:textId="77777777" w:rsidR="008D3C17" w:rsidRDefault="00000000" w:rsidP="005A008E">
            <w:pPr>
              <w:pStyle w:val="Compact"/>
              <w:spacing w:line="360" w:lineRule="auto"/>
            </w:pPr>
            <w:r>
              <w:t>Southern</w:t>
            </w:r>
          </w:p>
        </w:tc>
        <w:tc>
          <w:tcPr>
            <w:tcW w:w="1530" w:type="dxa"/>
            <w:tcPrChange w:id="905" w:author="Accreditation" w:date="2026-05-20T15:43:00Z" w16du:dateUtc="2026-05-20T12:43:00Z">
              <w:tcPr>
                <w:tcW w:w="805" w:type="dxa"/>
                <w:gridSpan w:val="2"/>
              </w:tcPr>
            </w:tcPrChange>
          </w:tcPr>
          <w:p w14:paraId="5F54928E" w14:textId="77777777" w:rsidR="008D3C17" w:rsidRDefault="00000000" w:rsidP="005A008E">
            <w:pPr>
              <w:pStyle w:val="Compact"/>
              <w:spacing w:line="360" w:lineRule="auto"/>
            </w:pPr>
            <w:r>
              <w:t>terrorist</w:t>
            </w:r>
          </w:p>
        </w:tc>
        <w:tc>
          <w:tcPr>
            <w:tcW w:w="2358" w:type="dxa"/>
            <w:tcPrChange w:id="906" w:author="Accreditation" w:date="2026-05-20T15:43:00Z" w16du:dateUtc="2026-05-20T12:43:00Z">
              <w:tcPr>
                <w:tcW w:w="2684" w:type="dxa"/>
                <w:gridSpan w:val="3"/>
              </w:tcPr>
            </w:tcPrChange>
          </w:tcPr>
          <w:p w14:paraId="4A8735C4" w14:textId="77777777" w:rsidR="008D3C17" w:rsidRDefault="00000000" w:rsidP="005A008E">
            <w:pPr>
              <w:pStyle w:val="Compact"/>
              <w:spacing w:line="360" w:lineRule="auto"/>
            </w:pPr>
            <w:r>
              <w:t>ASWJ, IS-Mozambique</w:t>
            </w:r>
          </w:p>
        </w:tc>
      </w:tr>
    </w:tbl>
    <w:p w14:paraId="1E4D335F" w14:textId="77777777" w:rsidR="008D3C17" w:rsidRDefault="00000000">
      <w:pPr>
        <w:pStyle w:val="Heading3"/>
        <w:numPr>
          <w:ilvl w:val="0"/>
          <w:numId w:val="49"/>
        </w:numPr>
        <w:spacing w:line="360" w:lineRule="auto"/>
        <w:pPrChange w:id="907" w:author="Accreditation" w:date="2026-05-20T16:15:00Z" w16du:dateUtc="2026-05-20T13:15:00Z">
          <w:pPr>
            <w:pStyle w:val="Heading3"/>
            <w:spacing w:line="360" w:lineRule="auto"/>
          </w:pPr>
        </w:pPrChange>
      </w:pPr>
      <w:bookmarkStart w:id="908" w:name="conflict-affected-cities-excerpt"/>
      <w:bookmarkEnd w:id="878"/>
      <w:r>
        <w:t>Conflict-affected cities (excerpt)</w:t>
      </w:r>
    </w:p>
    <w:tbl>
      <w:tblPr>
        <w:tblStyle w:val="Table"/>
        <w:tblW w:w="0" w:type="auto"/>
        <w:tblLook w:val="0020" w:firstRow="1" w:lastRow="0" w:firstColumn="0" w:lastColumn="0" w:noHBand="0" w:noVBand="0"/>
      </w:tblPr>
      <w:tblGrid>
        <w:gridCol w:w="3864"/>
        <w:gridCol w:w="1563"/>
        <w:gridCol w:w="1872"/>
      </w:tblGrid>
      <w:tr w:rsidR="008D3C17" w14:paraId="0B1F6B35" w14:textId="77777777" w:rsidTr="008D3C17">
        <w:trPr>
          <w:cnfStyle w:val="100000000000" w:firstRow="1" w:lastRow="0" w:firstColumn="0" w:lastColumn="0" w:oddVBand="0" w:evenVBand="0" w:oddHBand="0" w:evenHBand="0" w:firstRowFirstColumn="0" w:firstRowLastColumn="0" w:lastRowFirstColumn="0" w:lastRowLastColumn="0"/>
          <w:tblHeader/>
        </w:trPr>
        <w:tc>
          <w:tcPr>
            <w:tcW w:w="0" w:type="auto"/>
          </w:tcPr>
          <w:p w14:paraId="12B878B7" w14:textId="77777777" w:rsidR="008D3C17" w:rsidRDefault="00000000" w:rsidP="005A008E">
            <w:pPr>
              <w:pStyle w:val="Compact"/>
              <w:spacing w:line="360" w:lineRule="auto"/>
            </w:pPr>
            <w:r>
              <w:t>City</w:t>
            </w:r>
          </w:p>
        </w:tc>
        <w:tc>
          <w:tcPr>
            <w:tcW w:w="0" w:type="auto"/>
          </w:tcPr>
          <w:p w14:paraId="49FBB69B" w14:textId="77777777" w:rsidR="008D3C17" w:rsidRDefault="00000000" w:rsidP="005A008E">
            <w:pPr>
              <w:pStyle w:val="Compact"/>
              <w:spacing w:line="360" w:lineRule="auto"/>
            </w:pPr>
            <w:r>
              <w:t>Country</w:t>
            </w:r>
          </w:p>
        </w:tc>
        <w:tc>
          <w:tcPr>
            <w:tcW w:w="0" w:type="auto"/>
          </w:tcPr>
          <w:p w14:paraId="58994601" w14:textId="77777777" w:rsidR="008D3C17" w:rsidRDefault="00000000" w:rsidP="005A008E">
            <w:pPr>
              <w:pStyle w:val="Compact"/>
              <w:spacing w:line="360" w:lineRule="auto"/>
            </w:pPr>
            <w:r>
              <w:t>Region</w:t>
            </w:r>
          </w:p>
        </w:tc>
      </w:tr>
      <w:tr w:rsidR="008D3C17" w14:paraId="11B28C65" w14:textId="77777777">
        <w:tc>
          <w:tcPr>
            <w:tcW w:w="0" w:type="auto"/>
          </w:tcPr>
          <w:p w14:paraId="4F6097BC" w14:textId="77777777" w:rsidR="008D3C17" w:rsidRDefault="00000000" w:rsidP="005A008E">
            <w:pPr>
              <w:pStyle w:val="Compact"/>
              <w:spacing w:line="360" w:lineRule="auto"/>
            </w:pPr>
            <w:r>
              <w:lastRenderedPageBreak/>
              <w:t>Maiduguri</w:t>
            </w:r>
          </w:p>
        </w:tc>
        <w:tc>
          <w:tcPr>
            <w:tcW w:w="0" w:type="auto"/>
          </w:tcPr>
          <w:p w14:paraId="47A9EC13" w14:textId="77777777" w:rsidR="008D3C17" w:rsidRDefault="00000000" w:rsidP="005A008E">
            <w:pPr>
              <w:pStyle w:val="Compact"/>
              <w:spacing w:line="360" w:lineRule="auto"/>
            </w:pPr>
            <w:r>
              <w:t>Nigeria</w:t>
            </w:r>
          </w:p>
        </w:tc>
        <w:tc>
          <w:tcPr>
            <w:tcW w:w="0" w:type="auto"/>
          </w:tcPr>
          <w:p w14:paraId="5CD27A81" w14:textId="77777777" w:rsidR="008D3C17" w:rsidRDefault="00000000" w:rsidP="005A008E">
            <w:pPr>
              <w:pStyle w:val="Compact"/>
              <w:spacing w:line="360" w:lineRule="auto"/>
            </w:pPr>
            <w:r>
              <w:t>Borno</w:t>
            </w:r>
          </w:p>
        </w:tc>
      </w:tr>
      <w:tr w:rsidR="008D3C17" w14:paraId="3F5B0B37" w14:textId="77777777">
        <w:tc>
          <w:tcPr>
            <w:tcW w:w="0" w:type="auto"/>
          </w:tcPr>
          <w:p w14:paraId="09C0B6E4" w14:textId="77777777" w:rsidR="008D3C17" w:rsidRDefault="00000000" w:rsidP="005A008E">
            <w:pPr>
              <w:pStyle w:val="Compact"/>
              <w:spacing w:line="360" w:lineRule="auto"/>
            </w:pPr>
            <w:r>
              <w:t>Mogadishu</w:t>
            </w:r>
          </w:p>
        </w:tc>
        <w:tc>
          <w:tcPr>
            <w:tcW w:w="0" w:type="auto"/>
          </w:tcPr>
          <w:p w14:paraId="41350525" w14:textId="77777777" w:rsidR="008D3C17" w:rsidRDefault="00000000" w:rsidP="005A008E">
            <w:pPr>
              <w:pStyle w:val="Compact"/>
              <w:spacing w:line="360" w:lineRule="auto"/>
            </w:pPr>
            <w:r>
              <w:t>Somalia</w:t>
            </w:r>
          </w:p>
        </w:tc>
        <w:tc>
          <w:tcPr>
            <w:tcW w:w="0" w:type="auto"/>
          </w:tcPr>
          <w:p w14:paraId="2A133EC0" w14:textId="77777777" w:rsidR="008D3C17" w:rsidRDefault="00000000" w:rsidP="005A008E">
            <w:pPr>
              <w:pStyle w:val="Compact"/>
              <w:spacing w:line="360" w:lineRule="auto"/>
            </w:pPr>
            <w:r>
              <w:t>Banaadir</w:t>
            </w:r>
          </w:p>
        </w:tc>
      </w:tr>
      <w:tr w:rsidR="008D3C17" w14:paraId="0F159E18" w14:textId="77777777">
        <w:tc>
          <w:tcPr>
            <w:tcW w:w="0" w:type="auto"/>
          </w:tcPr>
          <w:p w14:paraId="22CA110D" w14:textId="77777777" w:rsidR="008D3C17" w:rsidRDefault="00000000" w:rsidP="005A008E">
            <w:pPr>
              <w:pStyle w:val="Compact"/>
              <w:spacing w:line="360" w:lineRule="auto"/>
            </w:pPr>
            <w:r>
              <w:t>Goma</w:t>
            </w:r>
          </w:p>
        </w:tc>
        <w:tc>
          <w:tcPr>
            <w:tcW w:w="0" w:type="auto"/>
          </w:tcPr>
          <w:p w14:paraId="3CFCF1EB" w14:textId="77777777" w:rsidR="008D3C17" w:rsidRDefault="00000000" w:rsidP="005A008E">
            <w:pPr>
              <w:pStyle w:val="Compact"/>
              <w:spacing w:line="360" w:lineRule="auto"/>
            </w:pPr>
            <w:r>
              <w:t>DRC</w:t>
            </w:r>
          </w:p>
        </w:tc>
        <w:tc>
          <w:tcPr>
            <w:tcW w:w="0" w:type="auto"/>
          </w:tcPr>
          <w:p w14:paraId="4ED9A82D" w14:textId="77777777" w:rsidR="008D3C17" w:rsidRDefault="00000000" w:rsidP="005A008E">
            <w:pPr>
              <w:pStyle w:val="Compact"/>
              <w:spacing w:line="360" w:lineRule="auto"/>
            </w:pPr>
            <w:r>
              <w:t>North Kivu</w:t>
            </w:r>
          </w:p>
        </w:tc>
      </w:tr>
      <w:tr w:rsidR="008D3C17" w14:paraId="08D7D78F" w14:textId="77777777">
        <w:tc>
          <w:tcPr>
            <w:tcW w:w="0" w:type="auto"/>
          </w:tcPr>
          <w:p w14:paraId="4B5EA6BB" w14:textId="77777777" w:rsidR="008D3C17" w:rsidRDefault="00000000" w:rsidP="005A008E">
            <w:pPr>
              <w:pStyle w:val="Compact"/>
              <w:spacing w:line="360" w:lineRule="auto"/>
            </w:pPr>
            <w:r>
              <w:t>Bukavu</w:t>
            </w:r>
          </w:p>
        </w:tc>
        <w:tc>
          <w:tcPr>
            <w:tcW w:w="0" w:type="auto"/>
          </w:tcPr>
          <w:p w14:paraId="092F2DA0" w14:textId="77777777" w:rsidR="008D3C17" w:rsidRDefault="00000000" w:rsidP="005A008E">
            <w:pPr>
              <w:pStyle w:val="Compact"/>
              <w:spacing w:line="360" w:lineRule="auto"/>
            </w:pPr>
            <w:r>
              <w:t>DRC</w:t>
            </w:r>
          </w:p>
        </w:tc>
        <w:tc>
          <w:tcPr>
            <w:tcW w:w="0" w:type="auto"/>
          </w:tcPr>
          <w:p w14:paraId="71F616DC" w14:textId="77777777" w:rsidR="008D3C17" w:rsidRDefault="00000000" w:rsidP="005A008E">
            <w:pPr>
              <w:pStyle w:val="Compact"/>
              <w:spacing w:line="360" w:lineRule="auto"/>
            </w:pPr>
            <w:r>
              <w:t>South Kivu</w:t>
            </w:r>
          </w:p>
        </w:tc>
      </w:tr>
      <w:tr w:rsidR="008D3C17" w14:paraId="03A0307B" w14:textId="77777777">
        <w:tc>
          <w:tcPr>
            <w:tcW w:w="0" w:type="auto"/>
          </w:tcPr>
          <w:p w14:paraId="5B753023" w14:textId="77777777" w:rsidR="008D3C17" w:rsidRDefault="00000000" w:rsidP="005A008E">
            <w:pPr>
              <w:pStyle w:val="Compact"/>
              <w:spacing w:line="360" w:lineRule="auto"/>
            </w:pPr>
            <w:r>
              <w:t>El Fasher</w:t>
            </w:r>
          </w:p>
        </w:tc>
        <w:tc>
          <w:tcPr>
            <w:tcW w:w="0" w:type="auto"/>
          </w:tcPr>
          <w:p w14:paraId="39C4887B" w14:textId="77777777" w:rsidR="008D3C17" w:rsidRDefault="00000000" w:rsidP="005A008E">
            <w:pPr>
              <w:pStyle w:val="Compact"/>
              <w:spacing w:line="360" w:lineRule="auto"/>
            </w:pPr>
            <w:r>
              <w:t>Sudan</w:t>
            </w:r>
          </w:p>
        </w:tc>
        <w:tc>
          <w:tcPr>
            <w:tcW w:w="0" w:type="auto"/>
          </w:tcPr>
          <w:p w14:paraId="43B4A163" w14:textId="77777777" w:rsidR="008D3C17" w:rsidRDefault="00000000" w:rsidP="005A008E">
            <w:pPr>
              <w:pStyle w:val="Compact"/>
              <w:spacing w:line="360" w:lineRule="auto"/>
            </w:pPr>
            <w:r>
              <w:t>North Darfur</w:t>
            </w:r>
          </w:p>
        </w:tc>
      </w:tr>
      <w:tr w:rsidR="008D3C17" w14:paraId="1DA8FE09" w14:textId="77777777">
        <w:tc>
          <w:tcPr>
            <w:tcW w:w="0" w:type="auto"/>
          </w:tcPr>
          <w:p w14:paraId="3370862C" w14:textId="77777777" w:rsidR="008D3C17" w:rsidRDefault="00000000" w:rsidP="005A008E">
            <w:pPr>
              <w:pStyle w:val="Compact"/>
              <w:spacing w:line="360" w:lineRule="auto"/>
            </w:pPr>
            <w:r>
              <w:t>Khartoum</w:t>
            </w:r>
          </w:p>
        </w:tc>
        <w:tc>
          <w:tcPr>
            <w:tcW w:w="0" w:type="auto"/>
          </w:tcPr>
          <w:p w14:paraId="7ED81541" w14:textId="77777777" w:rsidR="008D3C17" w:rsidRDefault="00000000" w:rsidP="005A008E">
            <w:pPr>
              <w:pStyle w:val="Compact"/>
              <w:spacing w:line="360" w:lineRule="auto"/>
            </w:pPr>
            <w:r>
              <w:t>Sudan</w:t>
            </w:r>
          </w:p>
        </w:tc>
        <w:tc>
          <w:tcPr>
            <w:tcW w:w="0" w:type="auto"/>
          </w:tcPr>
          <w:p w14:paraId="42B4658F" w14:textId="77777777" w:rsidR="008D3C17" w:rsidRDefault="00000000" w:rsidP="005A008E">
            <w:pPr>
              <w:pStyle w:val="Compact"/>
              <w:spacing w:line="360" w:lineRule="auto"/>
            </w:pPr>
            <w:r>
              <w:t>Khartoum</w:t>
            </w:r>
          </w:p>
        </w:tc>
      </w:tr>
      <w:tr w:rsidR="008D3C17" w14:paraId="119E7551" w14:textId="77777777">
        <w:tc>
          <w:tcPr>
            <w:tcW w:w="0" w:type="auto"/>
          </w:tcPr>
          <w:p w14:paraId="77266600" w14:textId="77777777" w:rsidR="008D3C17" w:rsidRDefault="00000000" w:rsidP="005A008E">
            <w:pPr>
              <w:pStyle w:val="Compact"/>
              <w:spacing w:line="360" w:lineRule="auto"/>
            </w:pPr>
            <w:r>
              <w:t>Bamako</w:t>
            </w:r>
          </w:p>
        </w:tc>
        <w:tc>
          <w:tcPr>
            <w:tcW w:w="0" w:type="auto"/>
          </w:tcPr>
          <w:p w14:paraId="1723F9D3" w14:textId="77777777" w:rsidR="008D3C17" w:rsidRDefault="00000000" w:rsidP="005A008E">
            <w:pPr>
              <w:pStyle w:val="Compact"/>
              <w:spacing w:line="360" w:lineRule="auto"/>
            </w:pPr>
            <w:r>
              <w:t>Mali</w:t>
            </w:r>
          </w:p>
        </w:tc>
        <w:tc>
          <w:tcPr>
            <w:tcW w:w="0" w:type="auto"/>
          </w:tcPr>
          <w:p w14:paraId="5A33D5D0" w14:textId="77777777" w:rsidR="008D3C17" w:rsidRDefault="00000000" w:rsidP="005A008E">
            <w:pPr>
              <w:pStyle w:val="Compact"/>
              <w:spacing w:line="360" w:lineRule="auto"/>
            </w:pPr>
            <w:r>
              <w:t>Bamako Capital</w:t>
            </w:r>
          </w:p>
        </w:tc>
      </w:tr>
      <w:tr w:rsidR="008D3C17" w14:paraId="0D40C439" w14:textId="77777777">
        <w:tc>
          <w:tcPr>
            <w:tcW w:w="0" w:type="auto"/>
          </w:tcPr>
          <w:p w14:paraId="0707555C" w14:textId="77777777" w:rsidR="008D3C17" w:rsidRDefault="00000000" w:rsidP="005A008E">
            <w:pPr>
              <w:pStyle w:val="Compact"/>
              <w:spacing w:line="360" w:lineRule="auto"/>
            </w:pPr>
            <w:r>
              <w:t>Mopti</w:t>
            </w:r>
          </w:p>
        </w:tc>
        <w:tc>
          <w:tcPr>
            <w:tcW w:w="0" w:type="auto"/>
          </w:tcPr>
          <w:p w14:paraId="3F624EFD" w14:textId="77777777" w:rsidR="008D3C17" w:rsidRDefault="00000000" w:rsidP="005A008E">
            <w:pPr>
              <w:pStyle w:val="Compact"/>
              <w:spacing w:line="360" w:lineRule="auto"/>
            </w:pPr>
            <w:r>
              <w:t>Mali</w:t>
            </w:r>
          </w:p>
        </w:tc>
        <w:tc>
          <w:tcPr>
            <w:tcW w:w="0" w:type="auto"/>
          </w:tcPr>
          <w:p w14:paraId="397D0BF7" w14:textId="77777777" w:rsidR="008D3C17" w:rsidRDefault="00000000" w:rsidP="005A008E">
            <w:pPr>
              <w:pStyle w:val="Compact"/>
              <w:spacing w:line="360" w:lineRule="auto"/>
            </w:pPr>
            <w:r>
              <w:t>Mopti Region</w:t>
            </w:r>
          </w:p>
        </w:tc>
      </w:tr>
      <w:tr w:rsidR="008D3C17" w14:paraId="2C15B4F9" w14:textId="77777777">
        <w:tc>
          <w:tcPr>
            <w:tcW w:w="0" w:type="auto"/>
          </w:tcPr>
          <w:p w14:paraId="08B468BF" w14:textId="77777777" w:rsidR="008D3C17" w:rsidRDefault="00000000" w:rsidP="005A008E">
            <w:pPr>
              <w:pStyle w:val="Compact"/>
              <w:spacing w:line="360" w:lineRule="auto"/>
            </w:pPr>
            <w:r>
              <w:t>Bahir Dar</w:t>
            </w:r>
          </w:p>
        </w:tc>
        <w:tc>
          <w:tcPr>
            <w:tcW w:w="0" w:type="auto"/>
          </w:tcPr>
          <w:p w14:paraId="0C23170B" w14:textId="77777777" w:rsidR="008D3C17" w:rsidRDefault="00000000" w:rsidP="005A008E">
            <w:pPr>
              <w:pStyle w:val="Compact"/>
              <w:spacing w:line="360" w:lineRule="auto"/>
            </w:pPr>
            <w:r>
              <w:t>Ethiopia</w:t>
            </w:r>
          </w:p>
        </w:tc>
        <w:tc>
          <w:tcPr>
            <w:tcW w:w="0" w:type="auto"/>
          </w:tcPr>
          <w:p w14:paraId="3937C88E" w14:textId="77777777" w:rsidR="008D3C17" w:rsidRDefault="00000000" w:rsidP="005A008E">
            <w:pPr>
              <w:pStyle w:val="Compact"/>
              <w:spacing w:line="360" w:lineRule="auto"/>
            </w:pPr>
            <w:r>
              <w:t>Amhara</w:t>
            </w:r>
          </w:p>
        </w:tc>
      </w:tr>
      <w:tr w:rsidR="008D3C17" w14:paraId="6CC2EFF3" w14:textId="77777777">
        <w:tc>
          <w:tcPr>
            <w:tcW w:w="0" w:type="auto"/>
          </w:tcPr>
          <w:p w14:paraId="57CC6F93" w14:textId="77777777" w:rsidR="008D3C17" w:rsidRDefault="00000000" w:rsidP="005A008E">
            <w:pPr>
              <w:pStyle w:val="Compact"/>
              <w:spacing w:line="360" w:lineRule="auto"/>
            </w:pPr>
            <w:r>
              <w:t>Mekelle</w:t>
            </w:r>
          </w:p>
        </w:tc>
        <w:tc>
          <w:tcPr>
            <w:tcW w:w="0" w:type="auto"/>
          </w:tcPr>
          <w:p w14:paraId="58E1404E" w14:textId="77777777" w:rsidR="008D3C17" w:rsidRDefault="00000000" w:rsidP="005A008E">
            <w:pPr>
              <w:pStyle w:val="Compact"/>
              <w:spacing w:line="360" w:lineRule="auto"/>
            </w:pPr>
            <w:r>
              <w:t>Ethiopia</w:t>
            </w:r>
          </w:p>
        </w:tc>
        <w:tc>
          <w:tcPr>
            <w:tcW w:w="0" w:type="auto"/>
          </w:tcPr>
          <w:p w14:paraId="546CCB5F" w14:textId="77777777" w:rsidR="008D3C17" w:rsidRDefault="00000000" w:rsidP="005A008E">
            <w:pPr>
              <w:pStyle w:val="Compact"/>
              <w:spacing w:line="360" w:lineRule="auto"/>
            </w:pPr>
            <w:r>
              <w:t>Tigray</w:t>
            </w:r>
          </w:p>
        </w:tc>
      </w:tr>
      <w:tr w:rsidR="008D3C17" w14:paraId="36CCC50F" w14:textId="77777777">
        <w:tc>
          <w:tcPr>
            <w:tcW w:w="0" w:type="auto"/>
          </w:tcPr>
          <w:p w14:paraId="0D7C2176" w14:textId="77777777" w:rsidR="008D3C17" w:rsidRDefault="00000000" w:rsidP="005A008E">
            <w:pPr>
              <w:pStyle w:val="Compact"/>
              <w:spacing w:line="360" w:lineRule="auto"/>
            </w:pPr>
            <w:r>
              <w:t>Cabo Delgado / Mocimboa da Praia</w:t>
            </w:r>
          </w:p>
        </w:tc>
        <w:tc>
          <w:tcPr>
            <w:tcW w:w="0" w:type="auto"/>
          </w:tcPr>
          <w:p w14:paraId="6E1C59CC" w14:textId="77777777" w:rsidR="008D3C17" w:rsidRDefault="00000000" w:rsidP="005A008E">
            <w:pPr>
              <w:pStyle w:val="Compact"/>
              <w:spacing w:line="360" w:lineRule="auto"/>
            </w:pPr>
            <w:r>
              <w:t>Mozambique</w:t>
            </w:r>
          </w:p>
        </w:tc>
        <w:tc>
          <w:tcPr>
            <w:tcW w:w="0" w:type="auto"/>
          </w:tcPr>
          <w:p w14:paraId="50ADCE36" w14:textId="77777777" w:rsidR="008D3C17" w:rsidRDefault="00000000" w:rsidP="005A008E">
            <w:pPr>
              <w:pStyle w:val="Compact"/>
              <w:spacing w:line="360" w:lineRule="auto"/>
            </w:pPr>
            <w:r>
              <w:t>Cabo Delgado</w:t>
            </w:r>
          </w:p>
        </w:tc>
      </w:tr>
    </w:tbl>
    <w:p w14:paraId="309600D4" w14:textId="77777777" w:rsidR="005A008E" w:rsidRPr="00A21834" w:rsidRDefault="005A008E">
      <w:pPr>
        <w:rPr>
          <w:ins w:id="909" w:author="Accreditation" w:date="2026-05-20T15:42:00Z" w16du:dateUtc="2026-05-20T12:42:00Z"/>
        </w:rPr>
        <w:pPrChange w:id="910" w:author="Accreditation" w:date="2026-05-20T16:11:00Z" w16du:dateUtc="2026-05-20T13:11:00Z">
          <w:pPr>
            <w:pStyle w:val="Heading2"/>
            <w:spacing w:line="360" w:lineRule="auto"/>
          </w:pPr>
        </w:pPrChange>
      </w:pPr>
      <w:bookmarkStart w:id="911" w:name="annex-d-system-screenshots"/>
      <w:bookmarkEnd w:id="797"/>
      <w:bookmarkEnd w:id="908"/>
    </w:p>
    <w:p w14:paraId="7E8B9E7E" w14:textId="77777777" w:rsidR="005A008E" w:rsidRDefault="005A008E">
      <w:pPr>
        <w:rPr>
          <w:ins w:id="912" w:author="Accreditation" w:date="2026-05-20T15:42:00Z" w16du:dateUtc="2026-05-20T12:42:00Z"/>
          <w:rFonts w:asciiTheme="majorHAnsi" w:eastAsiaTheme="majorEastAsia" w:hAnsiTheme="majorHAnsi" w:cstheme="majorBidi"/>
          <w:color w:val="0F4761" w:themeColor="accent1" w:themeShade="BF"/>
          <w:sz w:val="32"/>
          <w:szCs w:val="32"/>
        </w:rPr>
      </w:pPr>
      <w:ins w:id="913" w:author="Accreditation" w:date="2026-05-20T15:42:00Z" w16du:dateUtc="2026-05-20T12:42:00Z">
        <w:r>
          <w:br w:type="page"/>
        </w:r>
      </w:ins>
    </w:p>
    <w:p w14:paraId="68B0A950" w14:textId="05AAA514" w:rsidR="008D3C17" w:rsidRDefault="00000000">
      <w:pPr>
        <w:pStyle w:val="Heading2"/>
        <w:numPr>
          <w:ilvl w:val="0"/>
          <w:numId w:val="0"/>
        </w:numPr>
        <w:spacing w:line="360" w:lineRule="auto"/>
        <w:pPrChange w:id="914" w:author="Accreditation" w:date="2026-05-20T16:11:00Z" w16du:dateUtc="2026-05-20T13:11:00Z">
          <w:pPr>
            <w:pStyle w:val="Heading2"/>
            <w:spacing w:line="360" w:lineRule="auto"/>
          </w:pPr>
        </w:pPrChange>
      </w:pPr>
      <w:r>
        <w:lastRenderedPageBreak/>
        <w:t xml:space="preserve">Annex D: System </w:t>
      </w:r>
      <w:commentRangeStart w:id="915"/>
      <w:r>
        <w:t>Screenshots</w:t>
      </w:r>
      <w:commentRangeEnd w:id="915"/>
      <w:r w:rsidR="005A008E">
        <w:rPr>
          <w:rStyle w:val="CommentReference"/>
          <w:sz w:val="32"/>
          <w:szCs w:val="32"/>
        </w:rPr>
        <w:commentReference w:id="915"/>
      </w:r>
    </w:p>
    <w:p w14:paraId="5C5C4C3C" w14:textId="77777777" w:rsidR="008D3C17" w:rsidRDefault="00000000" w:rsidP="005A008E">
      <w:pPr>
        <w:pStyle w:val="FirstParagraph"/>
        <w:spacing w:line="360" w:lineRule="auto"/>
      </w:pPr>
      <w:r>
        <w:t>This annex collects representative screenshots of the deployed web application. Each screenshot illustrates one of the main route groups described in Section 5.7. Screenshots in the printed submission are reproduced in greyscale; full-colour versions are provided on the accompanying CD per Annex D of the AAU thesis guideline.</w:t>
      </w:r>
    </w:p>
    <w:p w14:paraId="5BE58265" w14:textId="77777777" w:rsidR="008D3C17" w:rsidRDefault="00000000" w:rsidP="005A008E">
      <w:pPr>
        <w:pStyle w:val="Compact"/>
        <w:numPr>
          <w:ilvl w:val="0"/>
          <w:numId w:val="37"/>
        </w:numPr>
        <w:spacing w:line="360" w:lineRule="auto"/>
      </w:pPr>
      <w:r>
        <w:rPr>
          <w:b/>
          <w:bCs/>
        </w:rPr>
        <w:t>D.1 Inference screen.</w:t>
      </w:r>
      <w:r>
        <w:t xml:space="preserve"> Pasted text in the left panel, highlighted entities and 5W1H breakdown on the right, confidence scores on hover.</w:t>
      </w:r>
    </w:p>
    <w:p w14:paraId="0EC84C6A" w14:textId="77777777" w:rsidR="008D3C17" w:rsidRDefault="00000000" w:rsidP="005A008E">
      <w:pPr>
        <w:pStyle w:val="Compact"/>
        <w:numPr>
          <w:ilvl w:val="0"/>
          <w:numId w:val="37"/>
        </w:numPr>
        <w:spacing w:line="360" w:lineRule="auto"/>
      </w:pPr>
      <w:r>
        <w:rPr>
          <w:b/>
          <w:bCs/>
        </w:rPr>
        <w:t>D.2 Inference document upload.</w:t>
      </w:r>
      <w:r>
        <w:t xml:space="preserve"> Drag-and-drop upload area, processing status, extracted entity table.</w:t>
      </w:r>
    </w:p>
    <w:p w14:paraId="35282B51" w14:textId="77777777" w:rsidR="008D3C17" w:rsidRDefault="00000000" w:rsidP="005A008E">
      <w:pPr>
        <w:pStyle w:val="Compact"/>
        <w:numPr>
          <w:ilvl w:val="0"/>
          <w:numId w:val="37"/>
        </w:numPr>
        <w:spacing w:line="360" w:lineRule="auto"/>
      </w:pPr>
      <w:r>
        <w:rPr>
          <w:b/>
          <w:bCs/>
        </w:rPr>
        <w:t>D.3 Training run list.</w:t>
      </w:r>
      <w:r>
        <w:t xml:space="preserve"> Sortable, filterable table of past runs with model, dataset, status, best epoch, and final validation loss.</w:t>
      </w:r>
    </w:p>
    <w:p w14:paraId="61128DBA" w14:textId="77777777" w:rsidR="008D3C17" w:rsidRDefault="00000000" w:rsidP="005A008E">
      <w:pPr>
        <w:pStyle w:val="Compact"/>
        <w:numPr>
          <w:ilvl w:val="0"/>
          <w:numId w:val="37"/>
        </w:numPr>
        <w:spacing w:line="360" w:lineRule="auto"/>
      </w:pPr>
      <w:r>
        <w:rPr>
          <w:b/>
          <w:bCs/>
        </w:rPr>
        <w:t>D.4 Training run detail with live progress.</w:t>
      </w:r>
      <w:r>
        <w:t xml:space="preserve"> Real-time chart of training and validation loss, epoch progress bar, scrolling log output, cancellation control.</w:t>
      </w:r>
    </w:p>
    <w:p w14:paraId="1FD40777" w14:textId="77777777" w:rsidR="008D3C17" w:rsidRDefault="00000000" w:rsidP="005A008E">
      <w:pPr>
        <w:pStyle w:val="Compact"/>
        <w:numPr>
          <w:ilvl w:val="0"/>
          <w:numId w:val="37"/>
        </w:numPr>
        <w:spacing w:line="360" w:lineRule="auto"/>
      </w:pPr>
      <w:r>
        <w:rPr>
          <w:b/>
          <w:bCs/>
        </w:rPr>
        <w:t>D.5 Event browser.</w:t>
      </w:r>
      <w:r>
        <w:t xml:space="preserve"> Paginated event table with structured filters (date range, country, region, taxonomy), inline preview of extracted entities.</w:t>
      </w:r>
    </w:p>
    <w:p w14:paraId="242F337A" w14:textId="77777777" w:rsidR="008D3C17" w:rsidRDefault="00000000" w:rsidP="005A008E">
      <w:pPr>
        <w:pStyle w:val="Compact"/>
        <w:numPr>
          <w:ilvl w:val="0"/>
          <w:numId w:val="37"/>
        </w:numPr>
        <w:spacing w:line="360" w:lineRule="auto"/>
      </w:pPr>
      <w:r>
        <w:rPr>
          <w:b/>
          <w:bCs/>
        </w:rPr>
        <w:t>D.6 Event detail.</w:t>
      </w:r>
      <w:r>
        <w:t xml:space="preserve"> Source text with inline entity highlights, structured 5W1H table, KB enrichment fields, taxonomy assignment, edit controls.</w:t>
      </w:r>
    </w:p>
    <w:p w14:paraId="41D6A197" w14:textId="77777777" w:rsidR="008D3C17" w:rsidRDefault="00000000" w:rsidP="005A008E">
      <w:pPr>
        <w:pStyle w:val="Compact"/>
        <w:numPr>
          <w:ilvl w:val="0"/>
          <w:numId w:val="37"/>
        </w:numPr>
        <w:spacing w:line="360" w:lineRule="auto"/>
      </w:pPr>
      <w:r>
        <w:rPr>
          <w:b/>
          <w:bCs/>
        </w:rPr>
        <w:t>D.7 Analytics dashboard.</w:t>
      </w:r>
      <w:r>
        <w:t xml:space="preserve"> Events per region (bar chart), top actors (horizontal bar), events over time (line chart), casualty totals (stat cards).</w:t>
      </w:r>
    </w:p>
    <w:p w14:paraId="620208A0" w14:textId="77777777" w:rsidR="008D3C17" w:rsidRDefault="00000000" w:rsidP="005A008E">
      <w:pPr>
        <w:pStyle w:val="Compact"/>
        <w:numPr>
          <w:ilvl w:val="0"/>
          <w:numId w:val="37"/>
        </w:numPr>
        <w:spacing w:line="360" w:lineRule="auto"/>
      </w:pPr>
      <w:r>
        <w:rPr>
          <w:b/>
          <w:bCs/>
        </w:rPr>
        <w:t>D.8 Knowledge base – Actors.</w:t>
      </w:r>
      <w:r>
        <w:t xml:space="preserve"> Searchable list of armed groups with edit form for canonical name, aliases, country, region, type, active flag.</w:t>
      </w:r>
    </w:p>
    <w:p w14:paraId="0311DC1D" w14:textId="77777777" w:rsidR="008D3C17" w:rsidRDefault="00000000" w:rsidP="005A008E">
      <w:pPr>
        <w:pStyle w:val="Compact"/>
        <w:numPr>
          <w:ilvl w:val="0"/>
          <w:numId w:val="37"/>
        </w:numPr>
        <w:spacing w:line="360" w:lineRule="auto"/>
      </w:pPr>
      <w:r>
        <w:rPr>
          <w:b/>
          <w:bCs/>
        </w:rPr>
        <w:t>D.9 Knowledge base – Taxonomies.</w:t>
      </w:r>
      <w:r>
        <w:t xml:space="preserve"> Tree view of the four-level taxonomy with category definitions, decision rules, and worked examples.</w:t>
      </w:r>
    </w:p>
    <w:p w14:paraId="5F35ECEC" w14:textId="77777777" w:rsidR="008D3C17" w:rsidRDefault="00000000">
      <w:pPr>
        <w:pStyle w:val="Heading3"/>
        <w:numPr>
          <w:ilvl w:val="0"/>
          <w:numId w:val="0"/>
        </w:numPr>
        <w:spacing w:line="360" w:lineRule="auto"/>
        <w:pPrChange w:id="916" w:author="Accreditation" w:date="2026-05-20T16:12:00Z" w16du:dateUtc="2026-05-20T13:12:00Z">
          <w:pPr>
            <w:pStyle w:val="Heading3"/>
            <w:spacing w:line="360" w:lineRule="auto"/>
          </w:pPr>
        </w:pPrChange>
      </w:pPr>
      <w:bookmarkStart w:id="917" w:name="database-schema-postgresql"/>
      <w:r>
        <w:t>Database schema (PostgreSQL)</w:t>
      </w:r>
    </w:p>
    <w:p w14:paraId="32CEEFE8" w14:textId="77777777" w:rsidR="008D3C17" w:rsidRDefault="00000000" w:rsidP="005A008E">
      <w:pPr>
        <w:pStyle w:val="SourceCode"/>
      </w:pPr>
      <w:r>
        <w:rPr>
          <w:rStyle w:val="VerbatimChar"/>
        </w:rPr>
        <w:t>users</w:t>
      </w:r>
      <w:r>
        <w:br/>
      </w:r>
      <w:r>
        <w:rPr>
          <w:rStyle w:val="VerbatimChar"/>
        </w:rPr>
        <w:t xml:space="preserve">  id                 UUID PRIMARY KEY</w:t>
      </w:r>
      <w:r>
        <w:br/>
      </w:r>
      <w:r>
        <w:rPr>
          <w:rStyle w:val="VerbatimChar"/>
        </w:rPr>
        <w:t xml:space="preserve">  email              TEXT UNIQUE NOT NULL</w:t>
      </w:r>
      <w:r>
        <w:br/>
      </w:r>
      <w:r>
        <w:rPr>
          <w:rStyle w:val="VerbatimChar"/>
        </w:rPr>
        <w:t xml:space="preserve">  full_name          TEXT NOT NULL</w:t>
      </w:r>
      <w:r>
        <w:br/>
      </w:r>
      <w:r>
        <w:rPr>
          <w:rStyle w:val="VerbatimChar"/>
        </w:rPr>
        <w:lastRenderedPageBreak/>
        <w:t xml:space="preserve">  role               TEXT NOT NULL CHECK (role IN ('admin','analyst','viewer'))</w:t>
      </w:r>
      <w:r>
        <w:br/>
      </w:r>
      <w:r>
        <w:rPr>
          <w:rStyle w:val="VerbatimChar"/>
        </w:rPr>
        <w:t xml:space="preserve">  password_hash      TEXT NOT NULL</w:t>
      </w:r>
      <w:r>
        <w:br/>
      </w:r>
      <w:r>
        <w:rPr>
          <w:rStyle w:val="VerbatimChar"/>
        </w:rPr>
        <w:t xml:space="preserve">  is_active          BOOLEAN DEFAULT TRUE</w:t>
      </w:r>
      <w:r>
        <w:br/>
      </w:r>
      <w:r>
        <w:rPr>
          <w:rStyle w:val="VerbatimChar"/>
        </w:rPr>
        <w:t xml:space="preserve">  created_at         TIMESTAMPTZ DEFAULT NOW()</w:t>
      </w:r>
      <w:r>
        <w:br/>
      </w:r>
      <w:r>
        <w:rPr>
          <w:rStyle w:val="VerbatimChar"/>
        </w:rPr>
        <w:t xml:space="preserve">  last_login_at      TIMESTAMPTZ</w:t>
      </w:r>
      <w:r>
        <w:br/>
      </w:r>
      <w:r>
        <w:br/>
      </w:r>
      <w:r>
        <w:rPr>
          <w:rStyle w:val="VerbatimChar"/>
        </w:rPr>
        <w:t>training_runs</w:t>
      </w:r>
      <w:r>
        <w:br/>
      </w:r>
      <w:r>
        <w:rPr>
          <w:rStyle w:val="VerbatimChar"/>
        </w:rPr>
        <w:t xml:space="preserve">  id                 UUID PRIMARY KEY</w:t>
      </w:r>
      <w:r>
        <w:br/>
      </w:r>
      <w:r>
        <w:rPr>
          <w:rStyle w:val="VerbatimChar"/>
        </w:rPr>
        <w:t xml:space="preserve">  user_id            UUID NOT NULL REFERENCES users(id)</w:t>
      </w:r>
      <w:r>
        <w:br/>
      </w:r>
      <w:r>
        <w:rPr>
          <w:rStyle w:val="VerbatimChar"/>
        </w:rPr>
        <w:t xml:space="preserve">  model              TEXT NOT NULL                 -- e.g. 'bert-base-cased'</w:t>
      </w:r>
      <w:r>
        <w:br/>
      </w:r>
      <w:r>
        <w:rPr>
          <w:rStyle w:val="VerbatimChar"/>
        </w:rPr>
        <w:t xml:space="preserve">  dataset_path       TEXT NOT NULL</w:t>
      </w:r>
      <w:r>
        <w:br/>
      </w:r>
      <w:r>
        <w:rPr>
          <w:rStyle w:val="VerbatimChar"/>
        </w:rPr>
        <w:t xml:space="preserve">  hyperparameters    JSONB NOT NULL                -- ModelConfig dump</w:t>
      </w:r>
      <w:r>
        <w:br/>
      </w:r>
      <w:r>
        <w:rPr>
          <w:rStyle w:val="VerbatimChar"/>
        </w:rPr>
        <w:t xml:space="preserve">  started_at         TIMESTAMPTZ DEFAULT NOW()</w:t>
      </w:r>
      <w:r>
        <w:br/>
      </w:r>
      <w:r>
        <w:rPr>
          <w:rStyle w:val="VerbatimChar"/>
        </w:rPr>
        <w:t xml:space="preserve">  finished_at        TIMESTAMPTZ</w:t>
      </w:r>
      <w:r>
        <w:br/>
      </w:r>
      <w:r>
        <w:rPr>
          <w:rStyle w:val="VerbatimChar"/>
        </w:rPr>
        <w:t xml:space="preserve">  status             TEXT CHECK (status IN ('queued','running','completed','failed','cancelled'))</w:t>
      </w:r>
      <w:r>
        <w:br/>
      </w:r>
      <w:r>
        <w:rPr>
          <w:rStyle w:val="VerbatimChar"/>
        </w:rPr>
        <w:t xml:space="preserve">  best_epoch         INTEGER</w:t>
      </w:r>
      <w:r>
        <w:br/>
      </w:r>
      <w:r>
        <w:rPr>
          <w:rStyle w:val="VerbatimChar"/>
        </w:rPr>
        <w:t xml:space="preserve">  best_val_loss      DOUBLE PRECISION</w:t>
      </w:r>
      <w:r>
        <w:br/>
      </w:r>
      <w:r>
        <w:rPr>
          <w:rStyle w:val="VerbatimChar"/>
        </w:rPr>
        <w:t xml:space="preserve">  checkpoint_path    TEXT</w:t>
      </w:r>
      <w:r>
        <w:br/>
      </w:r>
      <w:r>
        <w:rPr>
          <w:rStyle w:val="VerbatimChar"/>
        </w:rPr>
        <w:t xml:space="preserve">  log_path           TEXT</w:t>
      </w:r>
      <w:r>
        <w:br/>
      </w:r>
      <w:r>
        <w:br/>
      </w:r>
      <w:r>
        <w:rPr>
          <w:rStyle w:val="VerbatimChar"/>
        </w:rPr>
        <w:t>events</w:t>
      </w:r>
      <w:r>
        <w:br/>
      </w:r>
      <w:r>
        <w:rPr>
          <w:rStyle w:val="VerbatimChar"/>
        </w:rPr>
        <w:t xml:space="preserve">  id                 UUID PRIMARY KEY</w:t>
      </w:r>
      <w:r>
        <w:br/>
      </w:r>
      <w:r>
        <w:rPr>
          <w:rStyle w:val="VerbatimChar"/>
        </w:rPr>
        <w:t xml:space="preserve">  user_id            UUID REFERENCES users(id)</w:t>
      </w:r>
      <w:r>
        <w:br/>
      </w:r>
      <w:r>
        <w:rPr>
          <w:rStyle w:val="VerbatimChar"/>
        </w:rPr>
        <w:t xml:space="preserve">  source_text        TEXT NOT NULL</w:t>
      </w:r>
      <w:r>
        <w:br/>
      </w:r>
      <w:r>
        <w:rPr>
          <w:rStyle w:val="VerbatimChar"/>
        </w:rPr>
        <w:t xml:space="preserve">  source_url         TEXT</w:t>
      </w:r>
      <w:r>
        <w:br/>
      </w:r>
      <w:r>
        <w:rPr>
          <w:rStyle w:val="VerbatimChar"/>
        </w:rPr>
        <w:t xml:space="preserve">  extracted_at       TIMESTAMPTZ DEFAULT NOW()</w:t>
      </w:r>
      <w:r>
        <w:br/>
      </w:r>
      <w:r>
        <w:rPr>
          <w:rStyle w:val="VerbatimChar"/>
        </w:rPr>
        <w:t xml:space="preserve">  model_id           UUID REFERENCES training_runs(id)</w:t>
      </w:r>
      <w:r>
        <w:br/>
      </w:r>
      <w:r>
        <w:rPr>
          <w:rStyle w:val="VerbatimChar"/>
        </w:rPr>
        <w:t xml:space="preserve">  taxonomy_level_1   TEXT</w:t>
      </w:r>
      <w:r>
        <w:br/>
      </w:r>
      <w:r>
        <w:rPr>
          <w:rStyle w:val="VerbatimChar"/>
        </w:rPr>
        <w:t xml:space="preserve">  taxonomy_level_2   TEXT</w:t>
      </w:r>
      <w:r>
        <w:br/>
      </w:r>
      <w:r>
        <w:rPr>
          <w:rStyle w:val="VerbatimChar"/>
        </w:rPr>
        <w:t xml:space="preserve">  taxonomy_level_3   TEXT</w:t>
      </w:r>
      <w:r>
        <w:br/>
      </w:r>
      <w:r>
        <w:rPr>
          <w:rStyle w:val="VerbatimChar"/>
        </w:rPr>
        <w:t xml:space="preserve">  taxonomy_level_4   TEXT</w:t>
      </w:r>
      <w:r>
        <w:br/>
      </w:r>
      <w:r>
        <w:rPr>
          <w:rStyle w:val="VerbatimChar"/>
        </w:rPr>
        <w:t xml:space="preserve">  primary_country    TEXT</w:t>
      </w:r>
      <w:r>
        <w:br/>
      </w:r>
      <w:r>
        <w:rPr>
          <w:rStyle w:val="VerbatimChar"/>
        </w:rPr>
        <w:t xml:space="preserve">  primary_region     TEXT</w:t>
      </w:r>
      <w:r>
        <w:br/>
      </w:r>
      <w:r>
        <w:rPr>
          <w:rStyle w:val="VerbatimChar"/>
        </w:rPr>
        <w:t xml:space="preserve">  primary_city       TEXT</w:t>
      </w:r>
      <w:r>
        <w:br/>
      </w:r>
      <w:r>
        <w:rPr>
          <w:rStyle w:val="VerbatimChar"/>
        </w:rPr>
        <w:t xml:space="preserve">  event_date         DATE</w:t>
      </w:r>
      <w:r>
        <w:br/>
      </w:r>
      <w:r>
        <w:rPr>
          <w:rStyle w:val="VerbatimChar"/>
        </w:rPr>
        <w:t xml:space="preserve">  total_killed       INTEGER</w:t>
      </w:r>
      <w:r>
        <w:br/>
      </w:r>
      <w:r>
        <w:rPr>
          <w:rStyle w:val="VerbatimChar"/>
        </w:rPr>
        <w:t xml:space="preserve">  total_injured      INTEGER</w:t>
      </w:r>
      <w:r>
        <w:br/>
      </w:r>
      <w:r>
        <w:rPr>
          <w:rStyle w:val="VerbatimChar"/>
        </w:rPr>
        <w:t xml:space="preserve">  confidence         DOUBLE PRECISION</w:t>
      </w:r>
      <w:r>
        <w:br/>
      </w:r>
      <w:r>
        <w:rPr>
          <w:rStyle w:val="VerbatimChar"/>
        </w:rPr>
        <w:t xml:space="preserve">  status             TEXT CHECK (status IN ('extracted','reviewed','confirmed','flagged','rejected'))</w:t>
      </w:r>
      <w:r>
        <w:br/>
      </w:r>
      <w:r>
        <w:br/>
      </w:r>
      <w:r>
        <w:rPr>
          <w:rStyle w:val="VerbatimChar"/>
        </w:rPr>
        <w:t>event_entities</w:t>
      </w:r>
      <w:r>
        <w:br/>
      </w:r>
      <w:r>
        <w:rPr>
          <w:rStyle w:val="VerbatimChar"/>
        </w:rPr>
        <w:t xml:space="preserve">  id                 UUID PRIMARY KEY</w:t>
      </w:r>
      <w:r>
        <w:br/>
      </w:r>
      <w:r>
        <w:rPr>
          <w:rStyle w:val="VerbatimChar"/>
        </w:rPr>
        <w:t xml:space="preserve">  event_id           UUID NOT NULL REFERENCES events(id) ON DELETE CASCADE</w:t>
      </w:r>
      <w:r>
        <w:br/>
      </w:r>
      <w:r>
        <w:rPr>
          <w:rStyle w:val="VerbatimChar"/>
        </w:rPr>
        <w:t xml:space="preserve">  entity_type        TEXT NOT NULL                 -- ACTOR, VICTIM, ...</w:t>
      </w:r>
      <w:r>
        <w:br/>
      </w:r>
      <w:r>
        <w:rPr>
          <w:rStyle w:val="VerbatimChar"/>
        </w:rPr>
        <w:t xml:space="preserve">  surface_form       TEXT NOT NULL                 -- as found in text</w:t>
      </w:r>
      <w:r>
        <w:br/>
      </w:r>
      <w:r>
        <w:rPr>
          <w:rStyle w:val="VerbatimChar"/>
        </w:rPr>
        <w:t xml:space="preserve">  canonical_form     TEXT                          -- after KB lookup</w:t>
      </w:r>
      <w:r>
        <w:br/>
      </w:r>
      <w:r>
        <w:rPr>
          <w:rStyle w:val="VerbatimChar"/>
        </w:rPr>
        <w:lastRenderedPageBreak/>
        <w:t xml:space="preserve">  start_offset       INTEGER NOT NULL</w:t>
      </w:r>
      <w:r>
        <w:br/>
      </w:r>
      <w:r>
        <w:rPr>
          <w:rStyle w:val="VerbatimChar"/>
        </w:rPr>
        <w:t xml:space="preserve">  end_offset         INTEGER NOT NULL</w:t>
      </w:r>
      <w:r>
        <w:br/>
      </w:r>
      <w:r>
        <w:rPr>
          <w:rStyle w:val="VerbatimChar"/>
        </w:rPr>
        <w:t xml:space="preserve">  confidence         DOUBLE PRECISION NOT NULL</w:t>
      </w:r>
      <w:r>
        <w:br/>
      </w:r>
      <w:r>
        <w:rPr>
          <w:rStyle w:val="VerbatimChar"/>
        </w:rPr>
        <w:t xml:space="preserve">  kb_match_id        UUID                          -- nullable FK to KB row</w:t>
      </w:r>
      <w:r>
        <w:br/>
      </w:r>
      <w:r>
        <w:br/>
      </w:r>
      <w:r>
        <w:rPr>
          <w:rStyle w:val="VerbatimChar"/>
        </w:rPr>
        <w:t>kb_armed_groups</w:t>
      </w:r>
      <w:r>
        <w:br/>
      </w:r>
      <w:r>
        <w:rPr>
          <w:rStyle w:val="VerbatimChar"/>
        </w:rPr>
        <w:t xml:space="preserve">  id                 UUID PRIMARY KEY</w:t>
      </w:r>
      <w:r>
        <w:br/>
      </w:r>
      <w:r>
        <w:rPr>
          <w:rStyle w:val="VerbatimChar"/>
        </w:rPr>
        <w:t xml:space="preserve">  canonical_name     TEXT UNIQUE NOT NULL</w:t>
      </w:r>
      <w:r>
        <w:br/>
      </w:r>
      <w:r>
        <w:rPr>
          <w:rStyle w:val="VerbatimChar"/>
        </w:rPr>
        <w:t xml:space="preserve">  aliases            TEXT[] DEFAULT '{}'</w:t>
      </w:r>
      <w:r>
        <w:br/>
      </w:r>
      <w:r>
        <w:rPr>
          <w:rStyle w:val="VerbatimChar"/>
        </w:rPr>
        <w:t xml:space="preserve">  country            TEXT NOT NULL</w:t>
      </w:r>
      <w:r>
        <w:br/>
      </w:r>
      <w:r>
        <w:rPr>
          <w:rStyle w:val="VerbatimChar"/>
        </w:rPr>
        <w:t xml:space="preserve">  region             TEXT NOT NULL</w:t>
      </w:r>
      <w:r>
        <w:br/>
      </w:r>
      <w:r>
        <w:rPr>
          <w:rStyle w:val="VerbatimChar"/>
        </w:rPr>
        <w:t xml:space="preserve">  group_type         TEXT CHECK (group_type IN</w:t>
      </w:r>
      <w:r>
        <w:br/>
      </w:r>
      <w:r>
        <w:rPr>
          <w:rStyle w:val="VerbatimChar"/>
        </w:rPr>
        <w:t xml:space="preserve">                        ('militia','terrorist','rebel','government','mercenary'))</w:t>
      </w:r>
      <w:r>
        <w:br/>
      </w:r>
      <w:r>
        <w:rPr>
          <w:rStyle w:val="VerbatimChar"/>
        </w:rPr>
        <w:t xml:space="preserve">  active             BOOLEAN DEFAULT TRUE</w:t>
      </w:r>
      <w:r>
        <w:br/>
      </w:r>
      <w:r>
        <w:rPr>
          <w:rStyle w:val="VerbatimChar"/>
        </w:rPr>
        <w:t xml:space="preserve">  notes              TEXT</w:t>
      </w:r>
      <w:r>
        <w:br/>
      </w:r>
      <w:r>
        <w:br/>
      </w:r>
      <w:r>
        <w:rPr>
          <w:rStyle w:val="VerbatimChar"/>
        </w:rPr>
        <w:t>kb_locations</w:t>
      </w:r>
      <w:r>
        <w:br/>
      </w:r>
      <w:r>
        <w:rPr>
          <w:rStyle w:val="VerbatimChar"/>
        </w:rPr>
        <w:t xml:space="preserve">  id                 UUID PRIMARY KEY</w:t>
      </w:r>
      <w:r>
        <w:br/>
      </w:r>
      <w:r>
        <w:rPr>
          <w:rStyle w:val="VerbatimChar"/>
        </w:rPr>
        <w:t xml:space="preserve">  name               TEXT NOT NULL</w:t>
      </w:r>
      <w:r>
        <w:br/>
      </w:r>
      <w:r>
        <w:rPr>
          <w:rStyle w:val="VerbatimChar"/>
        </w:rPr>
        <w:t xml:space="preserve">  loc_type           TEXT CHECK (loc_type IN ('city','region','district','country'))</w:t>
      </w:r>
      <w:r>
        <w:br/>
      </w:r>
      <w:r>
        <w:rPr>
          <w:rStyle w:val="VerbatimChar"/>
        </w:rPr>
        <w:t xml:space="preserve">  country            TEXT NOT NULL</w:t>
      </w:r>
      <w:r>
        <w:br/>
      </w:r>
      <w:r>
        <w:rPr>
          <w:rStyle w:val="VerbatimChar"/>
        </w:rPr>
        <w:t xml:space="preserve">  parent_region      TEXT</w:t>
      </w:r>
      <w:r>
        <w:br/>
      </w:r>
      <w:r>
        <w:rPr>
          <w:rStyle w:val="VerbatimChar"/>
        </w:rPr>
        <w:t xml:space="preserve">  latitude           DOUBLE PRECISION</w:t>
      </w:r>
      <w:r>
        <w:br/>
      </w:r>
      <w:r>
        <w:rPr>
          <w:rStyle w:val="VerbatimChar"/>
        </w:rPr>
        <w:t xml:space="preserve">  longitude          DOUBLE PRECISION</w:t>
      </w:r>
      <w:r>
        <w:br/>
      </w:r>
      <w:r>
        <w:br/>
      </w:r>
      <w:r>
        <w:rPr>
          <w:rStyle w:val="VerbatimChar"/>
        </w:rPr>
        <w:t>kb_taxonomy</w:t>
      </w:r>
      <w:r>
        <w:br/>
      </w:r>
      <w:r>
        <w:rPr>
          <w:rStyle w:val="VerbatimChar"/>
        </w:rPr>
        <w:t xml:space="preserve">  id                 UUID PRIMARY KEY</w:t>
      </w:r>
      <w:r>
        <w:br/>
      </w:r>
      <w:r>
        <w:rPr>
          <w:rStyle w:val="VerbatimChar"/>
        </w:rPr>
        <w:t xml:space="preserve">  level              INTEGER NOT NULL CHECK (level BETWEEN 1 AND 4)</w:t>
      </w:r>
      <w:r>
        <w:br/>
      </w:r>
      <w:r>
        <w:rPr>
          <w:rStyle w:val="VerbatimChar"/>
        </w:rPr>
        <w:t xml:space="preserve">  parent_id          UUID REFERENCES kb_taxonomy(id)</w:t>
      </w:r>
      <w:r>
        <w:br/>
      </w:r>
      <w:r>
        <w:rPr>
          <w:rStyle w:val="VerbatimChar"/>
        </w:rPr>
        <w:t xml:space="preserve">  name               TEXT NOT NULL</w:t>
      </w:r>
      <w:r>
        <w:br/>
      </w:r>
      <w:r>
        <w:rPr>
          <w:rStyle w:val="VerbatimChar"/>
        </w:rPr>
        <w:t xml:space="preserve">  definition         TEXT</w:t>
      </w:r>
      <w:r>
        <w:br/>
      </w:r>
      <w:r>
        <w:rPr>
          <w:rStyle w:val="VerbatimChar"/>
        </w:rPr>
        <w:t xml:space="preserve">  criteria           TEXT</w:t>
      </w:r>
      <w:r>
        <w:br/>
      </w:r>
      <w:r>
        <w:rPr>
          <w:rStyle w:val="VerbatimChar"/>
        </w:rPr>
        <w:t xml:space="preserve">  keywords           TEXT[]</w:t>
      </w:r>
      <w:r>
        <w:br/>
      </w:r>
      <w:r>
        <w:br/>
      </w:r>
      <w:r>
        <w:rPr>
          <w:rStyle w:val="VerbatimChar"/>
        </w:rPr>
        <w:t>inference_history</w:t>
      </w:r>
      <w:r>
        <w:br/>
      </w:r>
      <w:r>
        <w:rPr>
          <w:rStyle w:val="VerbatimChar"/>
        </w:rPr>
        <w:t xml:space="preserve">  id                 UUID PRIMARY KEY</w:t>
      </w:r>
      <w:r>
        <w:br/>
      </w:r>
      <w:r>
        <w:rPr>
          <w:rStyle w:val="VerbatimChar"/>
        </w:rPr>
        <w:t xml:space="preserve">  user_id            UUID REFERENCES users(id)</w:t>
      </w:r>
      <w:r>
        <w:br/>
      </w:r>
      <w:r>
        <w:rPr>
          <w:rStyle w:val="VerbatimChar"/>
        </w:rPr>
        <w:t xml:space="preserve">  input_text         TEXT NOT NULL</w:t>
      </w:r>
      <w:r>
        <w:br/>
      </w:r>
      <w:r>
        <w:rPr>
          <w:rStyle w:val="VerbatimChar"/>
        </w:rPr>
        <w:t xml:space="preserve">  output_event_id    UUID REFERENCES events(id)</w:t>
      </w:r>
      <w:r>
        <w:br/>
      </w:r>
      <w:r>
        <w:rPr>
          <w:rStyle w:val="VerbatimChar"/>
        </w:rPr>
        <w:t xml:space="preserve">  latency_ms         INTEGER NOT NULL</w:t>
      </w:r>
      <w:r>
        <w:br/>
      </w:r>
      <w:r>
        <w:rPr>
          <w:rStyle w:val="VerbatimChar"/>
        </w:rPr>
        <w:t xml:space="preserve">  model_id           UUID REFERENCES training_runs(id)</w:t>
      </w:r>
      <w:r>
        <w:br/>
      </w:r>
      <w:r>
        <w:rPr>
          <w:rStyle w:val="VerbatimChar"/>
        </w:rPr>
        <w:t xml:space="preserve">  created_at         TIMESTAMPTZ DEFAULT NOW()</w:t>
      </w:r>
    </w:p>
    <w:p w14:paraId="47D65D6A" w14:textId="77777777" w:rsidR="008D3C17" w:rsidDel="00A21834" w:rsidRDefault="00000000" w:rsidP="005A008E">
      <w:pPr>
        <w:pStyle w:val="FirstParagraph"/>
        <w:rPr>
          <w:del w:id="918" w:author="Accreditation" w:date="2026-05-20T16:12:00Z" w16du:dateUtc="2026-05-20T13:12:00Z"/>
        </w:rPr>
      </w:pPr>
      <w:r>
        <w:t xml:space="preserve">Indexes are created on </w:t>
      </w:r>
      <w:r>
        <w:rPr>
          <w:rStyle w:val="VerbatimChar"/>
        </w:rPr>
        <w:t>events(event_date)</w:t>
      </w:r>
      <w:r>
        <w:t xml:space="preserve">, </w:t>
      </w:r>
      <w:r>
        <w:rPr>
          <w:rStyle w:val="VerbatimChar"/>
        </w:rPr>
        <w:t>events(primary_country, primary_region)</w:t>
      </w:r>
      <w:r>
        <w:t xml:space="preserve">, </w:t>
      </w:r>
      <w:r>
        <w:rPr>
          <w:rStyle w:val="VerbatimChar"/>
        </w:rPr>
        <w:t>event_entities(event_id, entity_type)</w:t>
      </w:r>
      <w:r>
        <w:t xml:space="preserve">, </w:t>
      </w:r>
      <w:r>
        <w:rPr>
          <w:rStyle w:val="VerbatimChar"/>
        </w:rPr>
        <w:t>event_entities(canonical_form)</w:t>
      </w:r>
      <w:r>
        <w:t xml:space="preserve"> for actor-centric queries, and </w:t>
      </w:r>
      <w:r>
        <w:rPr>
          <w:rStyle w:val="VerbatimChar"/>
        </w:rPr>
        <w:t>training_runs(user_id, started_at desc)</w:t>
      </w:r>
      <w:r>
        <w:t xml:space="preserve"> for the dashboard.</w:t>
      </w:r>
    </w:p>
    <w:p w14:paraId="261C321C" w14:textId="77777777" w:rsidR="005A008E" w:rsidRPr="00A21834" w:rsidRDefault="005A008E">
      <w:pPr>
        <w:pStyle w:val="FirstParagraph"/>
        <w:rPr>
          <w:ins w:id="919" w:author="Accreditation" w:date="2026-05-20T15:42:00Z" w16du:dateUtc="2026-05-20T12:42:00Z"/>
        </w:rPr>
        <w:pPrChange w:id="920" w:author="Accreditation" w:date="2026-05-20T16:12:00Z" w16du:dateUtc="2026-05-20T13:12:00Z">
          <w:pPr/>
        </w:pPrChange>
      </w:pPr>
      <w:bookmarkStart w:id="921" w:name="annex-e-sample-augmentation-templates"/>
      <w:bookmarkEnd w:id="911"/>
      <w:bookmarkEnd w:id="917"/>
      <w:ins w:id="922" w:author="Accreditation" w:date="2026-05-20T15:42:00Z" w16du:dateUtc="2026-05-20T12:42:00Z">
        <w:r w:rsidRPr="00A21834">
          <w:br w:type="page"/>
        </w:r>
      </w:ins>
    </w:p>
    <w:p w14:paraId="05CA85F3" w14:textId="3C0EFD67" w:rsidR="008D3C17" w:rsidRDefault="00000000">
      <w:pPr>
        <w:pStyle w:val="Heading2"/>
        <w:numPr>
          <w:ilvl w:val="0"/>
          <w:numId w:val="0"/>
        </w:numPr>
        <w:spacing w:line="360" w:lineRule="auto"/>
        <w:pPrChange w:id="923" w:author="Accreditation" w:date="2026-05-20T16:12:00Z" w16du:dateUtc="2026-05-20T13:12:00Z">
          <w:pPr>
            <w:pStyle w:val="Heading2"/>
            <w:spacing w:line="360" w:lineRule="auto"/>
          </w:pPr>
        </w:pPrChange>
      </w:pPr>
      <w:r>
        <w:lastRenderedPageBreak/>
        <w:t>Annex E: Sample Augmentation Templates</w:t>
      </w:r>
    </w:p>
    <w:p w14:paraId="458177F8" w14:textId="77777777" w:rsidR="008D3C17" w:rsidRDefault="00000000" w:rsidP="005A008E">
      <w:pPr>
        <w:pStyle w:val="FirstParagraph"/>
        <w:spacing w:line="360" w:lineRule="auto"/>
      </w:pPr>
      <w:r>
        <w:t xml:space="preserve">A representative subset of the augmentation templates used to generate synthetic training examples. The full lexicon and template catalogue are in </w:t>
      </w:r>
      <w:r>
        <w:rPr>
          <w:rStyle w:val="VerbatimChar"/>
        </w:rPr>
        <w:t>backend/scripts/augment_training_data.py</w:t>
      </w:r>
      <w:r>
        <w:t>.</w:t>
      </w:r>
    </w:p>
    <w:p w14:paraId="12E443E2" w14:textId="77777777" w:rsidR="008D3C17" w:rsidRDefault="00000000">
      <w:pPr>
        <w:pStyle w:val="Heading3"/>
        <w:numPr>
          <w:ilvl w:val="0"/>
          <w:numId w:val="56"/>
        </w:numPr>
        <w:spacing w:line="360" w:lineRule="auto"/>
        <w:pPrChange w:id="924" w:author="Accreditation" w:date="2026-05-20T16:17:00Z" w16du:dateUtc="2026-05-20T13:17:00Z">
          <w:pPr>
            <w:pStyle w:val="Heading3"/>
            <w:spacing w:line="360" w:lineRule="auto"/>
          </w:pPr>
        </w:pPrChange>
      </w:pPr>
      <w:bookmarkStart w:id="925" w:name="verb-lexicons"/>
      <w:r>
        <w:t>Verb lexicons</w:t>
      </w:r>
    </w:p>
    <w:p w14:paraId="5A0CDFF6" w14:textId="77777777" w:rsidR="008D3C17" w:rsidRDefault="00000000" w:rsidP="005A008E">
      <w:pPr>
        <w:pStyle w:val="FirstParagraph"/>
        <w:spacing w:line="360" w:lineRule="auto"/>
      </w:pPr>
      <w:r>
        <w:rPr>
          <w:b/>
          <w:bCs/>
        </w:rPr>
        <w:t>Location-taking action verbs (ACTOR + ACTION + LOCATION pattern):</w:t>
      </w:r>
      <w:r>
        <w:t xml:space="preserve"> attacked, raided, stormed, invaded, struck, hit, overran, sacked, bombed, shelled, destroyed, burned, torched, razed, demolished, devastated, ravaged, gutted, wrecked, ruined, captured, seized, occupied, surrounded, encircled, besieged, blockaded, conquered, looted, ransacked, pillaged, plundered, breached, sabotaged, vandalised.</w:t>
      </w:r>
    </w:p>
    <w:p w14:paraId="3AF8B650" w14:textId="77777777" w:rsidR="008D3C17" w:rsidRDefault="00000000" w:rsidP="005A008E">
      <w:pPr>
        <w:pStyle w:val="BodyText"/>
        <w:spacing w:line="360" w:lineRule="auto"/>
      </w:pPr>
      <w:r>
        <w:rPr>
          <w:b/>
          <w:bCs/>
        </w:rPr>
        <w:t>Victim-taking action verbs (ACTOR + ACTION + VICTIM pattern):</w:t>
      </w:r>
      <w:r>
        <w:t xml:space="preserve"> killed, murdered, slaughtered, massacred, executed, shot, butchered, beheaded, decapitated, hanged, lynched, strangled, drowned, poisoned, wounded, injured, maimed, kidnapped, abducted, detained, arrested, apprehended, tortured, brutalised, assaulted, displaced, expelled, evicted.</w:t>
      </w:r>
    </w:p>
    <w:p w14:paraId="7276DBA6" w14:textId="77777777" w:rsidR="008D3C17" w:rsidRDefault="00000000" w:rsidP="005A008E">
      <w:pPr>
        <w:pStyle w:val="BodyText"/>
        <w:spacing w:line="360" w:lineRule="auto"/>
      </w:pPr>
      <w:r>
        <w:rPr>
          <w:b/>
          <w:bCs/>
        </w:rPr>
        <w:t>Clash verbs (ACTOR + CLASH_ACTION + ACTOR pattern):</w:t>
      </w:r>
      <w:r>
        <w:t xml:space="preserve"> clashed with, skirmished with, exchanged fire with, traded fire with, battled, fought, engaged, confronted, repelled, routed, defeated, overpowered.</w:t>
      </w:r>
    </w:p>
    <w:p w14:paraId="54D55F2C" w14:textId="77777777" w:rsidR="008D3C17" w:rsidRDefault="00000000">
      <w:pPr>
        <w:pStyle w:val="Heading3"/>
        <w:numPr>
          <w:ilvl w:val="0"/>
          <w:numId w:val="56"/>
        </w:numPr>
        <w:spacing w:line="360" w:lineRule="auto"/>
        <w:pPrChange w:id="926" w:author="Accreditation" w:date="2026-05-20T16:17:00Z" w16du:dateUtc="2026-05-20T13:17:00Z">
          <w:pPr>
            <w:pStyle w:val="Heading3"/>
            <w:spacing w:line="360" w:lineRule="auto"/>
          </w:pPr>
        </w:pPrChange>
      </w:pPr>
      <w:bookmarkStart w:id="927" w:name="template-patterns"/>
      <w:bookmarkEnd w:id="925"/>
      <w:r>
        <w:t>Template patterns</w:t>
      </w:r>
    </w:p>
    <w:p w14:paraId="18B0FC2B" w14:textId="77777777" w:rsidR="008D3C17" w:rsidRDefault="00000000" w:rsidP="005A008E">
      <w:pPr>
        <w:pStyle w:val="SourceCode"/>
        <w:spacing w:line="360" w:lineRule="auto"/>
      </w:pPr>
      <w:r>
        <w:rPr>
          <w:rStyle w:val="VerbatimChar"/>
        </w:rPr>
        <w:t>{actor} {action} {location}, killing {n_killed} {victim}.</w:t>
      </w:r>
      <w:r>
        <w:br/>
      </w:r>
      <w:r>
        <w:rPr>
          <w:rStyle w:val="VerbatimChar"/>
        </w:rPr>
        <w:t>{actor} {action} {location}, leaving {n_killed} dead and {n_injured} injured.</w:t>
      </w:r>
      <w:r>
        <w:br/>
      </w:r>
      <w:r>
        <w:rPr>
          <w:rStyle w:val="VerbatimChar"/>
        </w:rPr>
        <w:t>{date}, {actor} {action} {location}.</w:t>
      </w:r>
      <w:r>
        <w:br/>
      </w:r>
      <w:r>
        <w:rPr>
          <w:rStyle w:val="VerbatimChar"/>
        </w:rPr>
        <w:t>{actor} {action} {location} and looted several buildings.</w:t>
      </w:r>
      <w:r>
        <w:br/>
      </w:r>
      <w:r>
        <w:rPr>
          <w:rStyle w:val="VerbatimChar"/>
        </w:rPr>
        <w:t>{n_killed} {victim} were killed when {actor} {action} {location}.</w:t>
      </w:r>
      <w:r>
        <w:br/>
      </w:r>
      <w:r>
        <w:rPr>
          <w:rStyle w:val="VerbatimChar"/>
        </w:rPr>
        <w:t>{actor} armed with heavy weapons {action} {location}, resulting in</w:t>
      </w:r>
      <w:r>
        <w:br/>
      </w:r>
      <w:r>
        <w:rPr>
          <w:rStyle w:val="VerbatimChar"/>
        </w:rPr>
        <w:t xml:space="preserve">  {n_killed} casualties.</w:t>
      </w:r>
      <w:r>
        <w:br/>
      </w:r>
      <w:r>
        <w:rPr>
          <w:rStyle w:val="VerbatimChar"/>
        </w:rPr>
        <w:t>{actor} {action} several villages in {region}, leaving at least</w:t>
      </w:r>
      <w:r>
        <w:br/>
      </w:r>
      <w:r>
        <w:rPr>
          <w:rStyle w:val="VerbatimChar"/>
        </w:rPr>
        <w:lastRenderedPageBreak/>
        <w:t xml:space="preserve">  {n_killed} dead.</w:t>
      </w:r>
      <w:r>
        <w:br/>
      </w:r>
      <w:r>
        <w:rPr>
          <w:rStyle w:val="VerbatimChar"/>
        </w:rPr>
        <w:t>{actor} {action} {location} and abducted {n_killed} {victim}.</w:t>
      </w:r>
      <w:r>
        <w:br/>
      </w:r>
      <w:r>
        <w:rPr>
          <w:rStyle w:val="VerbatimChar"/>
        </w:rPr>
        <w:t>{actor} {action} {location} in a dawn raid, killing {n_killed}</w:t>
      </w:r>
      <w:r>
        <w:br/>
      </w:r>
      <w:r>
        <w:rPr>
          <w:rStyle w:val="VerbatimChar"/>
        </w:rPr>
        <w:t xml:space="preserve">  {victim}.</w:t>
      </w:r>
      <w:r>
        <w:br/>
      </w:r>
      <w:r>
        <w:rPr>
          <w:rStyle w:val="VerbatimChar"/>
        </w:rPr>
        <w:t>{actor} seized {location} after a prolonged siege.</w:t>
      </w:r>
      <w:r>
        <w:br/>
      </w:r>
      <w:r>
        <w:rPr>
          <w:rStyle w:val="VerbatimChar"/>
        </w:rPr>
        <w:t>{actor} {action} {n_killed} {victim} in {location}.</w:t>
      </w:r>
      <w:r>
        <w:br/>
      </w:r>
      <w:r>
        <w:rPr>
          <w:rStyle w:val="VerbatimChar"/>
        </w:rPr>
        <w:t>{date}, {actor} {action} {n_killed} {victim} in {location}.</w:t>
      </w:r>
      <w:r>
        <w:br/>
      </w:r>
      <w:r>
        <w:rPr>
          <w:rStyle w:val="VerbatimChar"/>
        </w:rPr>
        <w:t>{actor} {action} at least {n_killed} {victim} in {region}.</w:t>
      </w:r>
      <w:r>
        <w:br/>
      </w:r>
      <w:r>
        <w:rPr>
          <w:rStyle w:val="VerbatimChar"/>
        </w:rPr>
        <w:t>{actor} {clash_action} {actor2} in {location}.</w:t>
      </w:r>
      <w:r>
        <w:br/>
      </w:r>
      <w:r>
        <w:rPr>
          <w:rStyle w:val="VerbatimChar"/>
        </w:rPr>
        <w:t>{actor} {clash_action} {actor2} in {location}, leaving {n_killed}</w:t>
      </w:r>
      <w:r>
        <w:br/>
      </w:r>
      <w:r>
        <w:rPr>
          <w:rStyle w:val="VerbatimChar"/>
        </w:rPr>
        <w:t xml:space="preserve">  dead.</w:t>
      </w:r>
      <w:r>
        <w:br/>
      </w:r>
      <w:r>
        <w:rPr>
          <w:rStyle w:val="VerbatimChar"/>
        </w:rPr>
        <w:t>Heavy fighting erupted when {actor} {clash_action} {actor2} in</w:t>
      </w:r>
      <w:r>
        <w:br/>
      </w:r>
      <w:r>
        <w:rPr>
          <w:rStyle w:val="VerbatimChar"/>
        </w:rPr>
        <w:t xml:space="preserve">  {region}.</w:t>
      </w:r>
    </w:p>
    <w:p w14:paraId="58C6C7A6" w14:textId="77777777" w:rsidR="008D3C17" w:rsidRDefault="00000000">
      <w:pPr>
        <w:pStyle w:val="Heading3"/>
        <w:numPr>
          <w:ilvl w:val="0"/>
          <w:numId w:val="56"/>
        </w:numPr>
        <w:spacing w:line="360" w:lineRule="auto"/>
        <w:pPrChange w:id="928" w:author="Accreditation" w:date="2026-05-20T16:17:00Z" w16du:dateUtc="2026-05-20T13:17:00Z">
          <w:pPr>
            <w:pStyle w:val="Heading3"/>
            <w:spacing w:line="360" w:lineRule="auto"/>
          </w:pPr>
        </w:pPrChange>
      </w:pPr>
      <w:bookmarkStart w:id="929" w:name="date-forms"/>
      <w:bookmarkEnd w:id="927"/>
      <w:r>
        <w:t>Date forms</w:t>
      </w:r>
    </w:p>
    <w:p w14:paraId="5CE616D3" w14:textId="77777777" w:rsidR="008D3C17" w:rsidRDefault="00000000" w:rsidP="005A008E">
      <w:pPr>
        <w:pStyle w:val="FirstParagraph"/>
        <w:spacing w:line="360" w:lineRule="auto"/>
        <w:rPr>
          <w:ins w:id="930" w:author="Accreditation" w:date="2026-05-20T15:41:00Z" w16du:dateUtc="2026-05-20T12:41:00Z"/>
        </w:rPr>
      </w:pPr>
      <w:r>
        <w:rPr>
          <w:rStyle w:val="VerbatimChar"/>
        </w:rPr>
        <w:t>On January 15, 2024</w:t>
      </w:r>
      <w:r>
        <w:t xml:space="preserve">, </w:t>
      </w:r>
      <w:r>
        <w:rPr>
          <w:rStyle w:val="VerbatimChar"/>
        </w:rPr>
        <w:t>On Monday</w:t>
      </w:r>
      <w:r>
        <w:t xml:space="preserve">, </w:t>
      </w:r>
      <w:r>
        <w:rPr>
          <w:rStyle w:val="VerbatimChar"/>
        </w:rPr>
        <w:t>Last Tuesday</w:t>
      </w:r>
      <w:r>
        <w:t xml:space="preserve">, </w:t>
      </w:r>
      <w:r>
        <w:rPr>
          <w:rStyle w:val="VerbatimChar"/>
        </w:rPr>
        <w:t>January 15</w:t>
      </w:r>
      <w:r>
        <w:t xml:space="preserve">, </w:t>
      </w:r>
      <w:r>
        <w:rPr>
          <w:rStyle w:val="VerbatimChar"/>
        </w:rPr>
        <w:t>Earlier this week</w:t>
      </w:r>
      <w:r>
        <w:t xml:space="preserve">, </w:t>
      </w:r>
      <w:r>
        <w:rPr>
          <w:rStyle w:val="VerbatimChar"/>
        </w:rPr>
        <w:t>On Wednesday morning</w:t>
      </w:r>
      <w:r>
        <w:t xml:space="preserve">, </w:t>
      </w:r>
      <w:r>
        <w:rPr>
          <w:rStyle w:val="VerbatimChar"/>
        </w:rPr>
        <w:t>On Friday night</w:t>
      </w:r>
      <w:r>
        <w:t>.</w:t>
      </w:r>
    </w:p>
    <w:p w14:paraId="34F04181" w14:textId="055D5E77" w:rsidR="005A008E" w:rsidRDefault="005A008E">
      <w:pPr>
        <w:rPr>
          <w:ins w:id="931" w:author="Accreditation" w:date="2026-05-20T15:41:00Z" w16du:dateUtc="2026-05-20T12:41:00Z"/>
        </w:rPr>
      </w:pPr>
      <w:ins w:id="932" w:author="Accreditation" w:date="2026-05-20T15:41:00Z" w16du:dateUtc="2026-05-20T12:41:00Z">
        <w:r>
          <w:br w:type="page"/>
        </w:r>
      </w:ins>
    </w:p>
    <w:p w14:paraId="69FD9BD2" w14:textId="372DE6DF" w:rsidR="005A008E" w:rsidRPr="005A008E" w:rsidDel="005A008E" w:rsidRDefault="005A008E">
      <w:pPr>
        <w:pStyle w:val="BodyText"/>
        <w:rPr>
          <w:del w:id="933" w:author="Accreditation" w:date="2026-05-20T15:41:00Z" w16du:dateUtc="2026-05-20T12:41:00Z"/>
        </w:rPr>
        <w:pPrChange w:id="934" w:author="Accreditation" w:date="2026-05-20T15:41:00Z" w16du:dateUtc="2026-05-20T12:41:00Z">
          <w:pPr>
            <w:pStyle w:val="FirstParagraph"/>
            <w:spacing w:line="360" w:lineRule="auto"/>
          </w:pPr>
        </w:pPrChange>
      </w:pPr>
    </w:p>
    <w:p w14:paraId="02068F99" w14:textId="77777777" w:rsidR="008D3C17" w:rsidRDefault="00000000">
      <w:pPr>
        <w:pStyle w:val="Heading2"/>
        <w:numPr>
          <w:ilvl w:val="0"/>
          <w:numId w:val="0"/>
        </w:numPr>
        <w:spacing w:line="360" w:lineRule="auto"/>
        <w:pPrChange w:id="935" w:author="Accreditation" w:date="2026-05-20T16:12:00Z" w16du:dateUtc="2026-05-20T13:12:00Z">
          <w:pPr>
            <w:pStyle w:val="Heading2"/>
            <w:spacing w:line="360" w:lineRule="auto"/>
          </w:pPr>
        </w:pPrChange>
      </w:pPr>
      <w:bookmarkStart w:id="936" w:name="X062ea367b8d35b1179b48ccc5fe6f05477c2190"/>
      <w:bookmarkEnd w:id="921"/>
      <w:bookmarkEnd w:id="929"/>
      <w:r>
        <w:t>Annex F: User Acceptance Testing Questionnaire</w:t>
      </w:r>
    </w:p>
    <w:p w14:paraId="50BF861F" w14:textId="77777777" w:rsidR="008D3C17" w:rsidRDefault="00000000" w:rsidP="005A008E">
      <w:pPr>
        <w:pStyle w:val="FirstParagraph"/>
        <w:spacing w:line="360" w:lineRule="auto"/>
      </w:pPr>
      <w:r>
        <w:t>The questionnaire reproduced here was administered after each user acceptance testing session.</w:t>
      </w:r>
    </w:p>
    <w:p w14:paraId="5E892D2D" w14:textId="77777777" w:rsidR="008D3C17" w:rsidRDefault="00000000">
      <w:pPr>
        <w:pStyle w:val="Heading3"/>
        <w:numPr>
          <w:ilvl w:val="0"/>
          <w:numId w:val="63"/>
        </w:numPr>
        <w:spacing w:line="360" w:lineRule="auto"/>
        <w:pPrChange w:id="937" w:author="Accreditation" w:date="2026-05-20T16:18:00Z" w16du:dateUtc="2026-05-20T13:18:00Z">
          <w:pPr>
            <w:pStyle w:val="Heading3"/>
            <w:spacing w:line="360" w:lineRule="auto"/>
          </w:pPr>
        </w:pPrChange>
      </w:pPr>
      <w:bookmarkStart w:id="938" w:name="demographic-information"/>
      <w:r>
        <w:t>Demographic information</w:t>
      </w:r>
    </w:p>
    <w:p w14:paraId="4F9706FD" w14:textId="77777777" w:rsidR="008D3C17" w:rsidRDefault="00000000" w:rsidP="005A008E">
      <w:pPr>
        <w:pStyle w:val="Compact"/>
        <w:numPr>
          <w:ilvl w:val="0"/>
          <w:numId w:val="38"/>
        </w:numPr>
        <w:spacing w:line="360" w:lineRule="auto"/>
      </w:pPr>
      <w:r>
        <w:t>Role: [ ] Early-warning analyst [ ] Conflict researcher [ ] Software developer [ ] Other (specify)</w:t>
      </w:r>
    </w:p>
    <w:p w14:paraId="6FF40A79" w14:textId="77777777" w:rsidR="008D3C17" w:rsidRDefault="00000000" w:rsidP="005A008E">
      <w:pPr>
        <w:pStyle w:val="Compact"/>
        <w:numPr>
          <w:ilvl w:val="0"/>
          <w:numId w:val="38"/>
        </w:numPr>
        <w:spacing w:line="360" w:lineRule="auto"/>
      </w:pPr>
      <w:r>
        <w:t>Years of experience in your role: ____</w:t>
      </w:r>
    </w:p>
    <w:p w14:paraId="0042B9C0" w14:textId="77777777" w:rsidR="008D3C17" w:rsidRDefault="00000000" w:rsidP="005A008E">
      <w:pPr>
        <w:pStyle w:val="Compact"/>
        <w:numPr>
          <w:ilvl w:val="0"/>
          <w:numId w:val="38"/>
        </w:numPr>
        <w:spacing w:line="360" w:lineRule="auto"/>
      </w:pPr>
      <w:r>
        <w:t>Familiarity with NLP systems: [ ] None [ ] Basic [ ] Intermediate [ ] Advanced</w:t>
      </w:r>
    </w:p>
    <w:p w14:paraId="1ADC9C8C" w14:textId="77777777" w:rsidR="008D3C17" w:rsidRDefault="00000000">
      <w:pPr>
        <w:pStyle w:val="Heading3"/>
        <w:numPr>
          <w:ilvl w:val="0"/>
          <w:numId w:val="63"/>
        </w:numPr>
        <w:spacing w:line="360" w:lineRule="auto"/>
        <w:pPrChange w:id="939" w:author="Accreditation" w:date="2026-05-20T16:18:00Z" w16du:dateUtc="2026-05-20T13:18:00Z">
          <w:pPr>
            <w:pStyle w:val="Heading3"/>
            <w:spacing w:line="360" w:lineRule="auto"/>
          </w:pPr>
        </w:pPrChange>
      </w:pPr>
      <w:bookmarkStart w:id="940" w:name="tasks"/>
      <w:bookmarkEnd w:id="938"/>
      <w:r>
        <w:t>Tasks</w:t>
      </w:r>
    </w:p>
    <w:p w14:paraId="1C6E5744" w14:textId="77777777" w:rsidR="008D3C17" w:rsidRDefault="00000000" w:rsidP="005A008E">
      <w:pPr>
        <w:pStyle w:val="FirstParagraph"/>
        <w:spacing w:line="360" w:lineRule="auto"/>
      </w:pPr>
      <w:r>
        <w:t>For each of the six supplied tasks, please record: - Time to first meaningful interaction (seconds). - Whether you completed the task: [ ] Yes [ ] Yes, with help [ ] No. - Any issues you encountered.</w:t>
      </w:r>
    </w:p>
    <w:p w14:paraId="50169A9A" w14:textId="77777777" w:rsidR="008D3C17" w:rsidRDefault="00000000" w:rsidP="005A008E">
      <w:pPr>
        <w:pStyle w:val="BodyText"/>
        <w:spacing w:line="360" w:lineRule="auto"/>
      </w:pPr>
      <w:r>
        <w:t>Task list: 1. Paste a supplied article and view the extracted entities. 2. Browse the event store and find events from a specified country. 3. Run an analytics query for events in the past 30 days. 4. Start a new training run with the supplied dataset. 5. Monitor the training-run progress until completion. 6. Review a flagged event and either confirm or edit the extraction.</w:t>
      </w:r>
    </w:p>
    <w:p w14:paraId="0E35EA0E" w14:textId="77777777" w:rsidR="008D3C17" w:rsidRDefault="00000000">
      <w:pPr>
        <w:pStyle w:val="Heading3"/>
        <w:numPr>
          <w:ilvl w:val="0"/>
          <w:numId w:val="63"/>
        </w:numPr>
        <w:spacing w:line="360" w:lineRule="auto"/>
        <w:pPrChange w:id="941" w:author="Accreditation" w:date="2026-05-20T16:18:00Z" w16du:dateUtc="2026-05-20T13:18:00Z">
          <w:pPr>
            <w:pStyle w:val="Heading3"/>
            <w:spacing w:line="360" w:lineRule="auto"/>
          </w:pPr>
        </w:pPrChange>
      </w:pPr>
      <w:bookmarkStart w:id="942" w:name="likert-scale-evaluation"/>
      <w:bookmarkEnd w:id="940"/>
      <w:r>
        <w:t>Likert-scale evaluation</w:t>
      </w:r>
    </w:p>
    <w:p w14:paraId="4560C1F9" w14:textId="77777777" w:rsidR="008D3C17" w:rsidRDefault="00000000" w:rsidP="005A008E">
      <w:pPr>
        <w:pStyle w:val="FirstParagraph"/>
        <w:spacing w:line="360" w:lineRule="auto"/>
      </w:pPr>
      <w:r>
        <w:t>For each statement, indicate your level of agreement on a 1 to 5 scale, where 1 means strongly disagree and 5 means strongly agree.</w:t>
      </w:r>
    </w:p>
    <w:p w14:paraId="2BFE51B6" w14:textId="77777777" w:rsidR="008D3C17" w:rsidRDefault="00000000" w:rsidP="005A008E">
      <w:pPr>
        <w:pStyle w:val="Compact"/>
        <w:numPr>
          <w:ilvl w:val="0"/>
          <w:numId w:val="39"/>
        </w:numPr>
        <w:spacing w:line="360" w:lineRule="auto"/>
      </w:pPr>
      <w:r>
        <w:t>The extracted entities matched what I expected.</w:t>
      </w:r>
    </w:p>
    <w:p w14:paraId="56918E4E" w14:textId="77777777" w:rsidR="008D3C17" w:rsidRDefault="00000000" w:rsidP="005A008E">
      <w:pPr>
        <w:pStyle w:val="Compact"/>
        <w:numPr>
          <w:ilvl w:val="0"/>
          <w:numId w:val="39"/>
        </w:numPr>
        <w:spacing w:line="360" w:lineRule="auto"/>
      </w:pPr>
      <w:r>
        <w:t>The 5W1H structuring was clear and easy to interpret.</w:t>
      </w:r>
    </w:p>
    <w:p w14:paraId="290D2259" w14:textId="77777777" w:rsidR="008D3C17" w:rsidRDefault="00000000" w:rsidP="005A008E">
      <w:pPr>
        <w:pStyle w:val="Compact"/>
        <w:numPr>
          <w:ilvl w:val="0"/>
          <w:numId w:val="39"/>
        </w:numPr>
        <w:spacing w:line="360" w:lineRule="auto"/>
      </w:pPr>
      <w:r>
        <w:t>The confidence scores were useful for triage.</w:t>
      </w:r>
    </w:p>
    <w:p w14:paraId="77EB8C44" w14:textId="77777777" w:rsidR="008D3C17" w:rsidRDefault="00000000" w:rsidP="005A008E">
      <w:pPr>
        <w:pStyle w:val="Compact"/>
        <w:numPr>
          <w:ilvl w:val="0"/>
          <w:numId w:val="39"/>
        </w:numPr>
        <w:spacing w:line="360" w:lineRule="auto"/>
      </w:pPr>
      <w:r>
        <w:t>The knowledge-base enrichment (canonical names, country lookups) added value beyond raw extraction.</w:t>
      </w:r>
    </w:p>
    <w:p w14:paraId="2271080A" w14:textId="77777777" w:rsidR="008D3C17" w:rsidRDefault="00000000" w:rsidP="005A008E">
      <w:pPr>
        <w:pStyle w:val="Compact"/>
        <w:numPr>
          <w:ilvl w:val="0"/>
          <w:numId w:val="39"/>
        </w:numPr>
        <w:spacing w:line="360" w:lineRule="auto"/>
      </w:pPr>
      <w:r>
        <w:lastRenderedPageBreak/>
        <w:t>The training screen made it easy to start and monitor a run.</w:t>
      </w:r>
    </w:p>
    <w:p w14:paraId="654E1A82" w14:textId="77777777" w:rsidR="008D3C17" w:rsidRDefault="00000000" w:rsidP="005A008E">
      <w:pPr>
        <w:pStyle w:val="Compact"/>
        <w:numPr>
          <w:ilvl w:val="0"/>
          <w:numId w:val="39"/>
        </w:numPr>
        <w:spacing w:line="360" w:lineRule="auto"/>
      </w:pPr>
      <w:r>
        <w:t>The analytics views answered the kinds of questions I would typically ask.</w:t>
      </w:r>
    </w:p>
    <w:p w14:paraId="005BD3E2" w14:textId="77777777" w:rsidR="008D3C17" w:rsidRDefault="00000000" w:rsidP="005A008E">
      <w:pPr>
        <w:pStyle w:val="Compact"/>
        <w:numPr>
          <w:ilvl w:val="0"/>
          <w:numId w:val="39"/>
        </w:numPr>
        <w:spacing w:line="360" w:lineRule="auto"/>
      </w:pPr>
      <w:r>
        <w:t>The taxonomy assignment matched my classification of the event.</w:t>
      </w:r>
    </w:p>
    <w:p w14:paraId="5DDC32BB" w14:textId="77777777" w:rsidR="008D3C17" w:rsidRDefault="00000000" w:rsidP="005A008E">
      <w:pPr>
        <w:pStyle w:val="Compact"/>
        <w:numPr>
          <w:ilvl w:val="0"/>
          <w:numId w:val="39"/>
        </w:numPr>
        <w:spacing w:line="360" w:lineRule="auto"/>
      </w:pPr>
      <w:r>
        <w:t>The system response times felt acceptable for my use case.</w:t>
      </w:r>
    </w:p>
    <w:p w14:paraId="63932186" w14:textId="77777777" w:rsidR="008D3C17" w:rsidRDefault="00000000">
      <w:pPr>
        <w:pStyle w:val="Heading3"/>
        <w:numPr>
          <w:ilvl w:val="0"/>
          <w:numId w:val="63"/>
        </w:numPr>
        <w:spacing w:line="360" w:lineRule="auto"/>
        <w:pPrChange w:id="943" w:author="Accreditation" w:date="2026-05-20T16:18:00Z" w16du:dateUtc="2026-05-20T13:18:00Z">
          <w:pPr>
            <w:pStyle w:val="Heading3"/>
            <w:spacing w:line="360" w:lineRule="auto"/>
          </w:pPr>
        </w:pPrChange>
      </w:pPr>
      <w:bookmarkStart w:id="944" w:name="open-ended-questions"/>
      <w:bookmarkEnd w:id="942"/>
      <w:r>
        <w:t>Open-ended questions</w:t>
      </w:r>
    </w:p>
    <w:p w14:paraId="1E7A07FE" w14:textId="77777777" w:rsidR="008D3C17" w:rsidRDefault="00000000" w:rsidP="005A008E">
      <w:pPr>
        <w:pStyle w:val="Compact"/>
        <w:numPr>
          <w:ilvl w:val="0"/>
          <w:numId w:val="40"/>
        </w:numPr>
        <w:spacing w:line="360" w:lineRule="auto"/>
      </w:pPr>
      <w:r>
        <w:t>What did you find most useful about the system?</w:t>
      </w:r>
    </w:p>
    <w:p w14:paraId="4A916DD8" w14:textId="77777777" w:rsidR="008D3C17" w:rsidRDefault="00000000" w:rsidP="005A008E">
      <w:pPr>
        <w:pStyle w:val="Compact"/>
        <w:numPr>
          <w:ilvl w:val="0"/>
          <w:numId w:val="40"/>
        </w:numPr>
        <w:spacing w:line="360" w:lineRule="auto"/>
      </w:pPr>
      <w:r>
        <w:t>What did you find most frustrating?</w:t>
      </w:r>
    </w:p>
    <w:p w14:paraId="482FD7C0" w14:textId="77777777" w:rsidR="008D3C17" w:rsidRDefault="00000000" w:rsidP="005A008E">
      <w:pPr>
        <w:pStyle w:val="Compact"/>
        <w:numPr>
          <w:ilvl w:val="0"/>
          <w:numId w:val="40"/>
        </w:numPr>
        <w:spacing w:line="360" w:lineRule="auto"/>
      </w:pPr>
      <w:r>
        <w:t>What additional features would most improve your workflow?</w:t>
      </w:r>
    </w:p>
    <w:p w14:paraId="6E74CA3F" w14:textId="77777777" w:rsidR="008D3C17" w:rsidRDefault="00000000" w:rsidP="005A008E">
      <w:pPr>
        <w:pStyle w:val="Compact"/>
        <w:numPr>
          <w:ilvl w:val="0"/>
          <w:numId w:val="40"/>
        </w:numPr>
        <w:spacing w:line="360" w:lineRule="auto"/>
        <w:rPr>
          <w:ins w:id="945" w:author="Accreditation" w:date="2026-05-20T15:41:00Z" w16du:dateUtc="2026-05-20T12:41:00Z"/>
        </w:rPr>
      </w:pPr>
      <w:r>
        <w:t>Would you adopt this system in your work, given current limitations? [ ] Yes [ ] With improvements [ ] No. Reason: ____________________</w:t>
      </w:r>
    </w:p>
    <w:p w14:paraId="5D06626D" w14:textId="7AFC507F" w:rsidR="005A008E" w:rsidRDefault="005A008E">
      <w:pPr>
        <w:rPr>
          <w:ins w:id="946" w:author="Accreditation" w:date="2026-05-20T15:41:00Z" w16du:dateUtc="2026-05-20T12:41:00Z"/>
        </w:rPr>
      </w:pPr>
      <w:ins w:id="947" w:author="Accreditation" w:date="2026-05-20T15:41:00Z" w16du:dateUtc="2026-05-20T12:41:00Z">
        <w:r>
          <w:br w:type="page"/>
        </w:r>
      </w:ins>
    </w:p>
    <w:p w14:paraId="3CA91592" w14:textId="371FD1A0" w:rsidR="005A008E" w:rsidDel="005A008E" w:rsidRDefault="005A008E">
      <w:pPr>
        <w:pStyle w:val="Compact"/>
        <w:spacing w:line="360" w:lineRule="auto"/>
        <w:ind w:left="720"/>
        <w:rPr>
          <w:del w:id="948" w:author="Accreditation" w:date="2026-05-20T15:41:00Z" w16du:dateUtc="2026-05-20T12:41:00Z"/>
        </w:rPr>
        <w:pPrChange w:id="949" w:author="Accreditation" w:date="2026-05-20T15:41:00Z" w16du:dateUtc="2026-05-20T12:41:00Z">
          <w:pPr>
            <w:pStyle w:val="Compact"/>
            <w:numPr>
              <w:numId w:val="40"/>
            </w:numPr>
            <w:spacing w:line="360" w:lineRule="auto"/>
            <w:ind w:left="720" w:hanging="360"/>
          </w:pPr>
        </w:pPrChange>
      </w:pPr>
    </w:p>
    <w:p w14:paraId="117FC980" w14:textId="77777777" w:rsidR="008D3C17" w:rsidRDefault="00000000">
      <w:pPr>
        <w:pStyle w:val="Heading1"/>
        <w:numPr>
          <w:ilvl w:val="0"/>
          <w:numId w:val="0"/>
        </w:numPr>
        <w:spacing w:line="360" w:lineRule="auto"/>
        <w:pPrChange w:id="950" w:author="Accreditation" w:date="2026-05-20T16:13:00Z" w16du:dateUtc="2026-05-20T13:13:00Z">
          <w:pPr>
            <w:pStyle w:val="Heading1"/>
            <w:spacing w:line="360" w:lineRule="auto"/>
          </w:pPr>
        </w:pPrChange>
      </w:pPr>
      <w:bookmarkStart w:id="951" w:name="signed-declaration-sheet"/>
      <w:bookmarkEnd w:id="726"/>
      <w:bookmarkEnd w:id="936"/>
      <w:bookmarkEnd w:id="944"/>
      <w:r>
        <w:t>Signed Declaration Sheet</w:t>
      </w:r>
    </w:p>
    <w:p w14:paraId="6E61FBA7" w14:textId="77777777" w:rsidR="008D3C17" w:rsidRDefault="00000000" w:rsidP="005A008E">
      <w:pPr>
        <w:pStyle w:val="FirstParagraph"/>
        <w:spacing w:line="360" w:lineRule="auto"/>
      </w:pPr>
      <w:r>
        <w:t>I, the undersigned, declare that this thesis is my original work and has not been presented for a degree in any other university, and that all source of materials used for the thesis have been duly acknowledged.</w:t>
      </w:r>
    </w:p>
    <w:p w14:paraId="400032CC" w14:textId="0E288D7B" w:rsidR="008D3C17" w:rsidRDefault="00000000" w:rsidP="005A008E">
      <w:pPr>
        <w:pStyle w:val="BodyText"/>
        <w:spacing w:line="360" w:lineRule="auto"/>
      </w:pPr>
      <w:del w:id="952" w:author="Accreditation" w:date="2026-05-20T15:41:00Z" w16du:dateUtc="2026-05-20T12:41:00Z">
        <w:r w:rsidDel="005A008E">
          <w:br/>
        </w:r>
      </w:del>
    </w:p>
    <w:p w14:paraId="62A9A322" w14:textId="77777777" w:rsidR="008D3C17" w:rsidRDefault="00000000" w:rsidP="005A008E">
      <w:pPr>
        <w:pStyle w:val="BodyText"/>
        <w:spacing w:line="360" w:lineRule="auto"/>
      </w:pPr>
      <w:r>
        <w:rPr>
          <w:b/>
          <w:bCs/>
        </w:rPr>
        <w:t>Declared by:</w:t>
      </w:r>
    </w:p>
    <w:p w14:paraId="20E44631" w14:textId="77777777" w:rsidR="008D3C17" w:rsidRDefault="00000000" w:rsidP="005A008E">
      <w:pPr>
        <w:pStyle w:val="BodyText"/>
        <w:spacing w:line="360" w:lineRule="auto"/>
      </w:pPr>
      <w:r>
        <w:t>Name: __________________________________________</w:t>
      </w:r>
    </w:p>
    <w:p w14:paraId="70657C6C" w14:textId="77777777" w:rsidR="008D3C17" w:rsidRDefault="00000000" w:rsidP="005A008E">
      <w:pPr>
        <w:pStyle w:val="BodyText"/>
        <w:spacing w:line="360" w:lineRule="auto"/>
      </w:pPr>
      <w:r>
        <w:t>Signature: ______________________________________</w:t>
      </w:r>
    </w:p>
    <w:p w14:paraId="0063250A" w14:textId="77777777" w:rsidR="008D3C17" w:rsidRDefault="00000000" w:rsidP="005A008E">
      <w:pPr>
        <w:pStyle w:val="BodyText"/>
        <w:spacing w:line="360" w:lineRule="auto"/>
      </w:pPr>
      <w:r>
        <w:t>Date: ___________________________________________</w:t>
      </w:r>
    </w:p>
    <w:p w14:paraId="76909006" w14:textId="3C19C9E5" w:rsidR="008D3C17" w:rsidRDefault="00000000" w:rsidP="005A008E">
      <w:pPr>
        <w:pStyle w:val="BodyText"/>
        <w:spacing w:line="360" w:lineRule="auto"/>
      </w:pPr>
      <w:del w:id="953" w:author="Accreditation" w:date="2026-05-20T15:41:00Z" w16du:dateUtc="2026-05-20T12:41:00Z">
        <w:r w:rsidDel="005A008E">
          <w:br/>
        </w:r>
      </w:del>
    </w:p>
    <w:p w14:paraId="22F23A82" w14:textId="148C8B47" w:rsidR="008D3C17" w:rsidRDefault="00000000" w:rsidP="005A008E">
      <w:pPr>
        <w:pStyle w:val="BodyText"/>
        <w:spacing w:line="360" w:lineRule="auto"/>
      </w:pPr>
      <w:del w:id="954" w:author="Accreditation" w:date="2026-05-20T15:41:00Z" w16du:dateUtc="2026-05-20T12:41:00Z">
        <w:r w:rsidDel="005A008E">
          <w:br/>
        </w:r>
      </w:del>
    </w:p>
    <w:p w14:paraId="41BB468C" w14:textId="77777777" w:rsidR="008D3C17" w:rsidRDefault="00000000" w:rsidP="005A008E">
      <w:pPr>
        <w:pStyle w:val="BodyText"/>
        <w:spacing w:line="360" w:lineRule="auto"/>
      </w:pPr>
      <w:r>
        <w:rPr>
          <w:b/>
          <w:bCs/>
        </w:rPr>
        <w:t>Confirmed by advisor:</w:t>
      </w:r>
    </w:p>
    <w:p w14:paraId="488E40FA" w14:textId="77777777" w:rsidR="008D3C17" w:rsidRDefault="00000000" w:rsidP="005A008E">
      <w:pPr>
        <w:pStyle w:val="BodyText"/>
        <w:spacing w:line="360" w:lineRule="auto"/>
      </w:pPr>
      <w:r>
        <w:t>Name: __________________________________________</w:t>
      </w:r>
    </w:p>
    <w:p w14:paraId="145F81AD" w14:textId="77777777" w:rsidR="008D3C17" w:rsidRDefault="00000000" w:rsidP="005A008E">
      <w:pPr>
        <w:pStyle w:val="BodyText"/>
        <w:spacing w:line="360" w:lineRule="auto"/>
      </w:pPr>
      <w:r>
        <w:t>Signature: ______________________________________</w:t>
      </w:r>
    </w:p>
    <w:p w14:paraId="2EFE8EEF" w14:textId="77777777" w:rsidR="008D3C17" w:rsidRDefault="00000000" w:rsidP="005A008E">
      <w:pPr>
        <w:pStyle w:val="BodyText"/>
        <w:spacing w:line="360" w:lineRule="auto"/>
      </w:pPr>
      <w:r>
        <w:t>Date: ___________________________________________</w:t>
      </w:r>
      <w:bookmarkEnd w:id="951"/>
    </w:p>
    <w:sectPr w:rsidR="008D3C17">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9" w:author="Accreditation" w:date="2026-05-20T15:37:00Z" w:initials="A">
    <w:p w14:paraId="3A53C187" w14:textId="77777777" w:rsidR="005A008E" w:rsidRDefault="005A008E" w:rsidP="005A008E">
      <w:pPr>
        <w:pStyle w:val="CommentText"/>
      </w:pPr>
      <w:r>
        <w:rPr>
          <w:rStyle w:val="CommentReference"/>
        </w:rPr>
        <w:annotationRef/>
      </w:r>
      <w:r>
        <w:t xml:space="preserve">Generate automatically </w:t>
      </w:r>
    </w:p>
  </w:comment>
  <w:comment w:id="418" w:author="Accreditation" w:date="2026-05-20T15:51:00Z" w:initials="A">
    <w:p w14:paraId="7FB92981" w14:textId="77777777" w:rsidR="00C22A33" w:rsidRDefault="00C22A33" w:rsidP="00C22A33">
      <w:pPr>
        <w:pStyle w:val="CommentText"/>
      </w:pPr>
      <w:r>
        <w:rPr>
          <w:rStyle w:val="CommentReference"/>
        </w:rPr>
        <w:annotationRef/>
      </w:r>
      <w:r>
        <w:t>Draw formally - GPT based - do the same to all</w:t>
      </w:r>
    </w:p>
  </w:comment>
  <w:comment w:id="438" w:author="Accreditation" w:date="2026-05-23T19:02:00Z" w:initials="A">
    <w:p w14:paraId="570490F1" w14:textId="77777777" w:rsidR="00BF3590" w:rsidRDefault="00BF3590" w:rsidP="00BF3590">
      <w:pPr>
        <w:pStyle w:val="CommentText"/>
      </w:pPr>
      <w:r>
        <w:rPr>
          <w:rStyle w:val="CommentReference"/>
        </w:rPr>
        <w:annotationRef/>
      </w:r>
      <w:r>
        <w:t xml:space="preserve">SAME COMMENT. </w:t>
      </w:r>
      <w:r>
        <w:br/>
      </w:r>
      <w:r>
        <w:br/>
        <w:t xml:space="preserve">define it as process flow </w:t>
      </w:r>
    </w:p>
  </w:comment>
  <w:comment w:id="444" w:author="Accreditation" w:date="2026-05-23T19:03:00Z" w:initials="A">
    <w:p w14:paraId="05A15855" w14:textId="77777777" w:rsidR="00BF3590" w:rsidRDefault="00BF3590" w:rsidP="00BF3590">
      <w:pPr>
        <w:pStyle w:val="CommentText"/>
      </w:pPr>
      <w:r>
        <w:rPr>
          <w:rStyle w:val="CommentReference"/>
        </w:rPr>
        <w:annotationRef/>
      </w:r>
      <w:r>
        <w:t xml:space="preserve">Propertly … why it is bag of words … and how is it extracted </w:t>
      </w:r>
    </w:p>
  </w:comment>
  <w:comment w:id="453" w:author="Accreditation" w:date="2026-05-23T19:06:00Z" w:initials="A">
    <w:p w14:paraId="1B0AFAC0" w14:textId="77777777" w:rsidR="00BF3590" w:rsidRDefault="00BF3590" w:rsidP="00BF3590">
      <w:pPr>
        <w:pStyle w:val="CommentText"/>
      </w:pPr>
      <w:r>
        <w:rPr>
          <w:rStyle w:val="CommentReference"/>
        </w:rPr>
        <w:annotationRef/>
      </w:r>
      <w:r>
        <w:t xml:space="preserve">Please provide figure and generic defintion - what are the component of your taxonomy - i.e. what is a node  and how is it related with other </w:t>
      </w:r>
    </w:p>
  </w:comment>
  <w:comment w:id="469" w:author="Accreditation" w:date="2026-05-23T19:08:00Z" w:initials="A">
    <w:p w14:paraId="163D43D8" w14:textId="77777777" w:rsidR="00BF3590" w:rsidRDefault="00BF3590" w:rsidP="00BF3590">
      <w:pPr>
        <w:pStyle w:val="CommentText"/>
      </w:pPr>
      <w:r>
        <w:rPr>
          <w:rStyle w:val="CommentReference"/>
        </w:rPr>
        <w:annotationRef/>
      </w:r>
      <w:r>
        <w:t xml:space="preserve">For each algorithm, you have to provide us textual descriotion about what it does … (to make it easy to read - add line number and explain code block about what it does </w:t>
      </w:r>
    </w:p>
  </w:comment>
  <w:comment w:id="470" w:author="Accreditation" w:date="2026-05-23T19:09:00Z" w:initials="A">
    <w:p w14:paraId="3E5CC4CB" w14:textId="77777777" w:rsidR="00BF3590" w:rsidRDefault="00BF3590" w:rsidP="00BF3590">
      <w:pPr>
        <w:pStyle w:val="CommentText"/>
      </w:pPr>
      <w:r>
        <w:rPr>
          <w:rStyle w:val="CommentReference"/>
        </w:rPr>
        <w:annotationRef/>
      </w:r>
      <w:r>
        <w:t xml:space="preserve">Algorithm label should be at the top not bottom </w:t>
      </w:r>
    </w:p>
  </w:comment>
  <w:comment w:id="472" w:author="Accreditation" w:date="2026-05-23T19:09:00Z" w:initials="A">
    <w:p w14:paraId="662D8BAE" w14:textId="77777777" w:rsidR="00BF3590" w:rsidRDefault="00BF3590" w:rsidP="00BF3590">
      <w:pPr>
        <w:pStyle w:val="CommentText"/>
      </w:pPr>
      <w:r>
        <w:rPr>
          <w:rStyle w:val="CommentReference"/>
        </w:rPr>
        <w:annotationRef/>
      </w:r>
      <w:r>
        <w:t xml:space="preserve">How do you set values for the parameters </w:t>
      </w:r>
    </w:p>
  </w:comment>
  <w:comment w:id="478" w:author="Accreditation" w:date="2026-05-20T15:53:00Z" w:initials="A">
    <w:p w14:paraId="726E192A" w14:textId="77777777" w:rsidR="00C22A33" w:rsidRDefault="00C22A33" w:rsidP="00C22A33">
      <w:pPr>
        <w:pStyle w:val="CommentText"/>
      </w:pPr>
      <w:r>
        <w:rPr>
          <w:rStyle w:val="CommentReference"/>
        </w:rPr>
        <w:annotationRef/>
      </w:r>
      <w:r>
        <w:t xml:space="preserve">Make it formal. Where is the body of the algorithm </w:t>
      </w:r>
    </w:p>
  </w:comment>
  <w:comment w:id="510" w:author="Accreditation" w:date="2026-05-23T19:24:00Z" w:initials="A">
    <w:p w14:paraId="002CADD0" w14:textId="77777777" w:rsidR="00BF3590" w:rsidRDefault="00BF3590" w:rsidP="00BF3590">
      <w:pPr>
        <w:pStyle w:val="CommentText"/>
      </w:pPr>
      <w:r>
        <w:rPr>
          <w:rStyle w:val="CommentReference"/>
        </w:rPr>
        <w:annotationRef/>
      </w:r>
      <w:r>
        <w:t xml:space="preserve">Not needed </w:t>
      </w:r>
    </w:p>
  </w:comment>
  <w:comment w:id="531" w:author="Accreditation" w:date="2026-05-20T15:59:00Z" w:initials="A">
    <w:p w14:paraId="3A2F84C1" w14:textId="77777777" w:rsidR="005F16A1" w:rsidRDefault="005F16A1" w:rsidP="005F16A1">
      <w:pPr>
        <w:pStyle w:val="CommentText"/>
      </w:pPr>
      <w:r>
        <w:rPr>
          <w:rStyle w:val="CommentReference"/>
        </w:rPr>
        <w:annotationRef/>
      </w:r>
      <w:r>
        <w:t>This should be in tabular format</w:t>
      </w:r>
    </w:p>
  </w:comment>
  <w:comment w:id="532" w:author="Accreditation" w:date="2026-05-20T15:59:00Z" w:initials="A">
    <w:p w14:paraId="709AD4F3" w14:textId="77777777" w:rsidR="005F16A1" w:rsidRDefault="005F16A1" w:rsidP="005F16A1">
      <w:pPr>
        <w:pStyle w:val="CommentText"/>
      </w:pPr>
      <w:r>
        <w:rPr>
          <w:rStyle w:val="CommentReference"/>
        </w:rPr>
        <w:annotationRef/>
      </w:r>
      <w:r>
        <w:t>Do the same</w:t>
      </w:r>
    </w:p>
  </w:comment>
  <w:comment w:id="625" w:author="Accreditation" w:date="2026-05-20T16:05:00Z" w:initials="A">
    <w:p w14:paraId="7213A1AE" w14:textId="77777777" w:rsidR="00A21834" w:rsidRDefault="00A21834" w:rsidP="00A21834">
      <w:pPr>
        <w:pStyle w:val="CommentText"/>
      </w:pPr>
      <w:r>
        <w:rPr>
          <w:rStyle w:val="CommentReference"/>
        </w:rPr>
        <w:annotationRef/>
      </w:r>
      <w:r>
        <w:t xml:space="preserve">I am sure you did not check the guideline as use of personal pronoun is not allowed. … </w:t>
      </w:r>
    </w:p>
  </w:comment>
  <w:comment w:id="663" w:author="Accreditation" w:date="2026-05-20T16:06:00Z" w:initials="A">
    <w:p w14:paraId="07590BB0" w14:textId="77777777" w:rsidR="00A21834" w:rsidRDefault="00A21834" w:rsidP="00A21834">
      <w:pPr>
        <w:pStyle w:val="CommentText"/>
      </w:pPr>
      <w:r>
        <w:rPr>
          <w:rStyle w:val="CommentReference"/>
        </w:rPr>
        <w:annotationRef/>
      </w:r>
      <w:r>
        <w:t xml:space="preserve">Table </w:t>
      </w:r>
    </w:p>
  </w:comment>
  <w:comment w:id="747" w:author="Accreditation" w:date="2026-05-20T15:44:00Z" w:initials="A">
    <w:p w14:paraId="53F720CE" w14:textId="77777777" w:rsidR="00C22A33" w:rsidRDefault="00C22A33" w:rsidP="00C22A33">
      <w:pPr>
        <w:pStyle w:val="CommentText"/>
      </w:pPr>
      <w:r>
        <w:rPr>
          <w:rStyle w:val="CommentReference"/>
        </w:rPr>
        <w:annotationRef/>
      </w:r>
      <w:r>
        <w:t xml:space="preserve">Show in the events in hierarchical manner - graph </w:t>
      </w:r>
    </w:p>
  </w:comment>
  <w:comment w:id="915" w:author="Accreditation" w:date="2026-05-20T15:42:00Z" w:initials="A">
    <w:p w14:paraId="76435C3A" w14:textId="77777777" w:rsidR="005A008E" w:rsidRDefault="005A008E" w:rsidP="005A008E">
      <w:pPr>
        <w:pStyle w:val="CommentText"/>
      </w:pPr>
      <w:r>
        <w:rPr>
          <w:rStyle w:val="CommentReference"/>
        </w:rPr>
        <w:annotationRef/>
      </w:r>
      <w:r>
        <w:t xml:space="preserve">??? I don’t see screenshots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53C187" w15:done="0"/>
  <w15:commentEx w15:paraId="7FB92981" w15:done="0"/>
  <w15:commentEx w15:paraId="570490F1" w15:done="0"/>
  <w15:commentEx w15:paraId="05A15855" w15:done="0"/>
  <w15:commentEx w15:paraId="1B0AFAC0" w15:done="0"/>
  <w15:commentEx w15:paraId="163D43D8" w15:done="0"/>
  <w15:commentEx w15:paraId="3E5CC4CB" w15:done="0"/>
  <w15:commentEx w15:paraId="662D8BAE" w15:done="0"/>
  <w15:commentEx w15:paraId="726E192A" w15:done="0"/>
  <w15:commentEx w15:paraId="002CADD0" w15:done="0"/>
  <w15:commentEx w15:paraId="3A2F84C1" w15:done="0"/>
  <w15:commentEx w15:paraId="709AD4F3" w15:done="0"/>
  <w15:commentEx w15:paraId="7213A1AE" w15:done="0"/>
  <w15:commentEx w15:paraId="07590BB0" w15:done="0"/>
  <w15:commentEx w15:paraId="53F720CE" w15:done="0"/>
  <w15:commentEx w15:paraId="76435C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9A8198" w16cex:dateUtc="2026-05-20T12:37:00Z"/>
  <w16cex:commentExtensible w16cex:durableId="2485028C" w16cex:dateUtc="2026-05-20T12:51:00Z"/>
  <w16cex:commentExtensible w16cex:durableId="5BEAB3EF" w16cex:dateUtc="2026-05-23T16:02:00Z"/>
  <w16cex:commentExtensible w16cex:durableId="0C44A60E" w16cex:dateUtc="2026-05-23T16:03:00Z"/>
  <w16cex:commentExtensible w16cex:durableId="2EBCDA2B" w16cex:dateUtc="2026-05-23T16:06:00Z"/>
  <w16cex:commentExtensible w16cex:durableId="43D8DBC4" w16cex:dateUtc="2026-05-23T16:08:00Z"/>
  <w16cex:commentExtensible w16cex:durableId="2F7C6C48" w16cex:dateUtc="2026-05-23T16:09:00Z"/>
  <w16cex:commentExtensible w16cex:durableId="3A08416C" w16cex:dateUtc="2026-05-23T16:09:00Z"/>
  <w16cex:commentExtensible w16cex:durableId="23CAF13D" w16cex:dateUtc="2026-05-20T12:53:00Z"/>
  <w16cex:commentExtensible w16cex:durableId="7E3B24BA" w16cex:dateUtc="2026-05-23T16:24:00Z"/>
  <w16cex:commentExtensible w16cex:durableId="56EB74C8" w16cex:dateUtc="2026-05-20T12:59:00Z"/>
  <w16cex:commentExtensible w16cex:durableId="3206AAFE" w16cex:dateUtc="2026-05-20T12:59:00Z"/>
  <w16cex:commentExtensible w16cex:durableId="266AC5A6" w16cex:dateUtc="2026-05-20T13:05:00Z"/>
  <w16cex:commentExtensible w16cex:durableId="640565E4" w16cex:dateUtc="2026-05-20T13:06:00Z"/>
  <w16cex:commentExtensible w16cex:durableId="2413BB45" w16cex:dateUtc="2026-05-20T12:44:00Z"/>
  <w16cex:commentExtensible w16cex:durableId="4D63B4E0" w16cex:dateUtc="2026-05-20T1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53C187" w16cid:durableId="269A8198"/>
  <w16cid:commentId w16cid:paraId="7FB92981" w16cid:durableId="2485028C"/>
  <w16cid:commentId w16cid:paraId="570490F1" w16cid:durableId="5BEAB3EF"/>
  <w16cid:commentId w16cid:paraId="05A15855" w16cid:durableId="0C44A60E"/>
  <w16cid:commentId w16cid:paraId="1B0AFAC0" w16cid:durableId="2EBCDA2B"/>
  <w16cid:commentId w16cid:paraId="163D43D8" w16cid:durableId="43D8DBC4"/>
  <w16cid:commentId w16cid:paraId="3E5CC4CB" w16cid:durableId="2F7C6C48"/>
  <w16cid:commentId w16cid:paraId="662D8BAE" w16cid:durableId="3A08416C"/>
  <w16cid:commentId w16cid:paraId="726E192A" w16cid:durableId="23CAF13D"/>
  <w16cid:commentId w16cid:paraId="002CADD0" w16cid:durableId="7E3B24BA"/>
  <w16cid:commentId w16cid:paraId="3A2F84C1" w16cid:durableId="56EB74C8"/>
  <w16cid:commentId w16cid:paraId="709AD4F3" w16cid:durableId="3206AAFE"/>
  <w16cid:commentId w16cid:paraId="7213A1AE" w16cid:durableId="266AC5A6"/>
  <w16cid:commentId w16cid:paraId="07590BB0" w16cid:durableId="640565E4"/>
  <w16cid:commentId w16cid:paraId="53F720CE" w16cid:durableId="2413BB45"/>
  <w16cid:commentId w16cid:paraId="76435C3A" w16cid:durableId="4D63B4E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1E633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5B6DE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C56CE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81F06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854E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8091A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C713F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A7F22D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086410336">
    <w:abstractNumId w:val="0"/>
  </w:num>
  <w:num w:numId="2" w16cid:durableId="4938829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86884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7075766">
    <w:abstractNumId w:val="1"/>
  </w:num>
  <w:num w:numId="5" w16cid:durableId="805507249">
    <w:abstractNumId w:val="1"/>
  </w:num>
  <w:num w:numId="6" w16cid:durableId="835846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57924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19118962">
    <w:abstractNumId w:val="1"/>
  </w:num>
  <w:num w:numId="9" w16cid:durableId="6131755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1917106">
    <w:abstractNumId w:val="1"/>
  </w:num>
  <w:num w:numId="11" w16cid:durableId="217210112">
    <w:abstractNumId w:val="1"/>
  </w:num>
  <w:num w:numId="12" w16cid:durableId="944191330">
    <w:abstractNumId w:val="1"/>
  </w:num>
  <w:num w:numId="13" w16cid:durableId="755789751">
    <w:abstractNumId w:val="1"/>
  </w:num>
  <w:num w:numId="14" w16cid:durableId="885796723">
    <w:abstractNumId w:val="1"/>
  </w:num>
  <w:num w:numId="15" w16cid:durableId="492457401">
    <w:abstractNumId w:val="1"/>
  </w:num>
  <w:num w:numId="16" w16cid:durableId="1540435692">
    <w:abstractNumId w:val="1"/>
  </w:num>
  <w:num w:numId="17" w16cid:durableId="1665627107">
    <w:abstractNumId w:val="1"/>
  </w:num>
  <w:num w:numId="18" w16cid:durableId="1076786007">
    <w:abstractNumId w:val="1"/>
  </w:num>
  <w:num w:numId="19" w16cid:durableId="1781147880">
    <w:abstractNumId w:val="1"/>
  </w:num>
  <w:num w:numId="20" w16cid:durableId="911087830">
    <w:abstractNumId w:val="1"/>
  </w:num>
  <w:num w:numId="21" w16cid:durableId="726151408">
    <w:abstractNumId w:val="1"/>
  </w:num>
  <w:num w:numId="22" w16cid:durableId="2055619366">
    <w:abstractNumId w:val="1"/>
  </w:num>
  <w:num w:numId="23" w16cid:durableId="1856846421">
    <w:abstractNumId w:val="1"/>
  </w:num>
  <w:num w:numId="24" w16cid:durableId="1980258552">
    <w:abstractNumId w:val="1"/>
  </w:num>
  <w:num w:numId="25" w16cid:durableId="1387101836">
    <w:abstractNumId w:val="1"/>
  </w:num>
  <w:num w:numId="26" w16cid:durableId="308899921">
    <w:abstractNumId w:val="1"/>
  </w:num>
  <w:num w:numId="27" w16cid:durableId="1322931084">
    <w:abstractNumId w:val="1"/>
  </w:num>
  <w:num w:numId="28" w16cid:durableId="236091773">
    <w:abstractNumId w:val="1"/>
  </w:num>
  <w:num w:numId="29" w16cid:durableId="774444606">
    <w:abstractNumId w:val="1"/>
  </w:num>
  <w:num w:numId="30" w16cid:durableId="1473402656">
    <w:abstractNumId w:val="1"/>
  </w:num>
  <w:num w:numId="31" w16cid:durableId="1348363314">
    <w:abstractNumId w:val="1"/>
  </w:num>
  <w:num w:numId="32" w16cid:durableId="1275937458">
    <w:abstractNumId w:val="1"/>
  </w:num>
  <w:num w:numId="33" w16cid:durableId="1751612572">
    <w:abstractNumId w:val="1"/>
  </w:num>
  <w:num w:numId="34" w16cid:durableId="2100519421">
    <w:abstractNumId w:val="1"/>
  </w:num>
  <w:num w:numId="35" w16cid:durableId="70741899">
    <w:abstractNumId w:val="1"/>
  </w:num>
  <w:num w:numId="36" w16cid:durableId="826672987">
    <w:abstractNumId w:val="1"/>
  </w:num>
  <w:num w:numId="37" w16cid:durableId="420182483">
    <w:abstractNumId w:val="1"/>
  </w:num>
  <w:num w:numId="38" w16cid:durableId="172383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79197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66743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30211050">
    <w:abstractNumId w:val="7"/>
  </w:num>
  <w:num w:numId="42" w16cid:durableId="2033021727">
    <w:abstractNumId w:val="6"/>
  </w:num>
  <w:num w:numId="43" w16cid:durableId="926353545">
    <w:abstractNumId w:val="7"/>
  </w:num>
  <w:num w:numId="44" w16cid:durableId="1744060612">
    <w:abstractNumId w:val="7"/>
  </w:num>
  <w:num w:numId="45" w16cid:durableId="1393770363">
    <w:abstractNumId w:val="7"/>
  </w:num>
  <w:num w:numId="46" w16cid:durableId="1103719609">
    <w:abstractNumId w:val="7"/>
  </w:num>
  <w:num w:numId="47" w16cid:durableId="1662538942">
    <w:abstractNumId w:val="7"/>
  </w:num>
  <w:num w:numId="48" w16cid:durableId="1102996023">
    <w:abstractNumId w:val="7"/>
  </w:num>
  <w:num w:numId="49" w16cid:durableId="1629816802">
    <w:abstractNumId w:val="4"/>
  </w:num>
  <w:num w:numId="50" w16cid:durableId="1544826071">
    <w:abstractNumId w:val="7"/>
  </w:num>
  <w:num w:numId="51" w16cid:durableId="879781964">
    <w:abstractNumId w:val="7"/>
  </w:num>
  <w:num w:numId="52" w16cid:durableId="1753505667">
    <w:abstractNumId w:val="7"/>
  </w:num>
  <w:num w:numId="53" w16cid:durableId="927033492">
    <w:abstractNumId w:val="7"/>
  </w:num>
  <w:num w:numId="54" w16cid:durableId="2068843044">
    <w:abstractNumId w:val="7"/>
  </w:num>
  <w:num w:numId="55" w16cid:durableId="583539036">
    <w:abstractNumId w:val="7"/>
  </w:num>
  <w:num w:numId="56" w16cid:durableId="1208570224">
    <w:abstractNumId w:val="5"/>
  </w:num>
  <w:num w:numId="57" w16cid:durableId="705298961">
    <w:abstractNumId w:val="7"/>
  </w:num>
  <w:num w:numId="58" w16cid:durableId="1257207506">
    <w:abstractNumId w:val="7"/>
  </w:num>
  <w:num w:numId="59" w16cid:durableId="963463617">
    <w:abstractNumId w:val="7"/>
  </w:num>
  <w:num w:numId="60" w16cid:durableId="1635795043">
    <w:abstractNumId w:val="7"/>
  </w:num>
  <w:num w:numId="61" w16cid:durableId="815872703">
    <w:abstractNumId w:val="7"/>
  </w:num>
  <w:num w:numId="62" w16cid:durableId="808979381">
    <w:abstractNumId w:val="7"/>
  </w:num>
  <w:num w:numId="63" w16cid:durableId="1404334129">
    <w:abstractNumId w:val="3"/>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creditation">
    <w15:presenceInfo w15:providerId="AD" w15:userId="S::Accreditation@africanunion.org::f562e884-c7b3-49ce-8438-40d45cac60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C17"/>
    <w:rsid w:val="002A51A1"/>
    <w:rsid w:val="005A008E"/>
    <w:rsid w:val="005F16A1"/>
    <w:rsid w:val="006D4A87"/>
    <w:rsid w:val="00833FE0"/>
    <w:rsid w:val="008D3C17"/>
    <w:rsid w:val="00957FFE"/>
    <w:rsid w:val="00A21834"/>
    <w:rsid w:val="00A54C04"/>
    <w:rsid w:val="00BF3590"/>
    <w:rsid w:val="00C22A33"/>
    <w:rsid w:val="00C71636"/>
    <w:rsid w:val="00CA2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AB840"/>
  <w15:docId w15:val="{23D8ACD4-8888-4082-A5DC-67B848807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numPr>
        <w:numId w:val="4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numPr>
        <w:ilvl w:val="1"/>
        <w:numId w:val="4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numPr>
        <w:ilvl w:val="2"/>
        <w:numId w:val="4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numPr>
        <w:ilvl w:val="3"/>
        <w:numId w:val="41"/>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numPr>
        <w:ilvl w:val="4"/>
        <w:numId w:val="41"/>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41"/>
      </w:numPr>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41"/>
      </w:numPr>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41"/>
      </w:numPr>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4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957FFE"/>
    <w:pPr>
      <w:spacing w:after="0"/>
    </w:pPr>
  </w:style>
  <w:style w:type="character" w:styleId="CommentReference">
    <w:name w:val="annotation reference"/>
    <w:basedOn w:val="DefaultParagraphFont"/>
    <w:rsid w:val="005A008E"/>
    <w:rPr>
      <w:sz w:val="16"/>
      <w:szCs w:val="16"/>
    </w:rPr>
  </w:style>
  <w:style w:type="paragraph" w:styleId="CommentText">
    <w:name w:val="annotation text"/>
    <w:basedOn w:val="Normal"/>
    <w:link w:val="CommentTextChar"/>
    <w:rsid w:val="005A008E"/>
    <w:rPr>
      <w:sz w:val="20"/>
      <w:szCs w:val="20"/>
    </w:rPr>
  </w:style>
  <w:style w:type="character" w:customStyle="1" w:styleId="CommentTextChar">
    <w:name w:val="Comment Text Char"/>
    <w:basedOn w:val="DefaultParagraphFont"/>
    <w:link w:val="CommentText"/>
    <w:rsid w:val="005A008E"/>
    <w:rPr>
      <w:sz w:val="20"/>
      <w:szCs w:val="20"/>
    </w:rPr>
  </w:style>
  <w:style w:type="paragraph" w:styleId="CommentSubject">
    <w:name w:val="annotation subject"/>
    <w:basedOn w:val="CommentText"/>
    <w:next w:val="CommentText"/>
    <w:link w:val="CommentSubjectChar"/>
    <w:rsid w:val="005A008E"/>
    <w:rPr>
      <w:b/>
      <w:bCs/>
    </w:rPr>
  </w:style>
  <w:style w:type="character" w:customStyle="1" w:styleId="CommentSubjectChar">
    <w:name w:val="Comment Subject Char"/>
    <w:basedOn w:val="CommentTextChar"/>
    <w:link w:val="CommentSubject"/>
    <w:rsid w:val="005A008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fd2550a8-84b7-42d4-9ec6-c1aef2c7519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125</Pages>
  <Words>29852</Words>
  <Characters>170161</Characters>
  <Application>Microsoft Office Word</Application>
  <DocSecurity>0</DocSecurity>
  <Lines>1418</Lines>
  <Paragraphs>399</Paragraphs>
  <ScaleCrop>false</ScaleCrop>
  <Company/>
  <LinksUpToDate>false</LinksUpToDate>
  <CharactersWithSpaces>199614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Binalfew Kassa</dc:creator>
  <cp:keywords/>
  <cp:lastModifiedBy>Binalfew Kassa</cp:lastModifiedBy>
  <cp:revision>2</cp:revision>
  <dcterms:created xsi:type="dcterms:W3CDTF">2026-05-25T05:02:00Z</dcterms:created>
  <dcterms:modified xsi:type="dcterms:W3CDTF">2026-05-25T05:02:00Z</dcterms:modified>
</cp:coreProperties>
</file>